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21710" w14:textId="77777777" w:rsidR="007900C4" w:rsidRPr="007F0ED6" w:rsidRDefault="009F49CB" w:rsidP="006A3A77">
      <w:pPr>
        <w:pStyle w:val="txtBIADHDN"/>
      </w:pPr>
      <w:r>
        <w:pict w14:anchorId="73610DCA">
          <v:rect id="_x0000_s2052" style="position:absolute;left:0;text-align:left;margin-left:-13.15pt;margin-top:-12.7pt;width:458.5pt;height:705.4pt;z-index:251657728" filled="f" strokeweight="5pt">
            <v:stroke linestyle="thickThin"/>
          </v:rect>
        </w:pict>
      </w:r>
      <w:r w:rsidR="007900C4" w:rsidRPr="007F0ED6">
        <w:t>ĐẠI HỌC ĐÀ NẴNG</w:t>
      </w:r>
    </w:p>
    <w:p w14:paraId="32BBC49D" w14:textId="77777777" w:rsidR="007900C4" w:rsidRPr="007F0ED6" w:rsidRDefault="007900C4" w:rsidP="006A3A77">
      <w:pPr>
        <w:pStyle w:val="txtBIADHDN"/>
      </w:pPr>
      <w:r w:rsidRPr="007F0ED6">
        <w:t>TRƯỜNG ĐẠI HỌC BÁCH KHOA</w:t>
      </w:r>
    </w:p>
    <w:p w14:paraId="687281FD" w14:textId="77777777" w:rsidR="007900C4" w:rsidRPr="000B17A0" w:rsidRDefault="007900C4" w:rsidP="000B17A0">
      <w:pPr>
        <w:pStyle w:val="txtBIATenMon"/>
      </w:pPr>
      <w:r w:rsidRPr="000B17A0">
        <w:t>KHOA</w:t>
      </w:r>
      <w:r w:rsidR="007F6312" w:rsidRPr="000B17A0">
        <w:t xml:space="preserve"> CÔNG NGHỆ THÔNG TIN</w:t>
      </w:r>
    </w:p>
    <w:p w14:paraId="0BF1C7A4" w14:textId="77777777" w:rsidR="007900C4" w:rsidRPr="007F0ED6" w:rsidRDefault="007900C4" w:rsidP="000E3D6B">
      <w:pPr>
        <w:pStyle w:val="txtBIADiaChi"/>
      </w:pPr>
      <w:r w:rsidRPr="007F0ED6">
        <w:t xml:space="preserve">Tel. </w:t>
      </w:r>
      <w:r w:rsidR="007F6312" w:rsidRPr="007F0ED6">
        <w:t>(+84.0236) 3736949</w:t>
      </w:r>
      <w:r w:rsidRPr="007F0ED6">
        <w:t xml:space="preserve">, Fax. (84-511) </w:t>
      </w:r>
      <w:r w:rsidR="00C07DA9" w:rsidRPr="007F0ED6">
        <w:t>3842</w:t>
      </w:r>
      <w:r w:rsidRPr="007F0ED6">
        <w:t>771</w:t>
      </w:r>
    </w:p>
    <w:p w14:paraId="5584944D" w14:textId="77777777" w:rsidR="007900C4" w:rsidRPr="007F0ED6" w:rsidRDefault="007900C4" w:rsidP="000E3D6B">
      <w:pPr>
        <w:pStyle w:val="txtBIADiaChi"/>
      </w:pPr>
      <w:r w:rsidRPr="007F0ED6">
        <w:t xml:space="preserve">Website: </w:t>
      </w:r>
      <w:r w:rsidR="007F6312" w:rsidRPr="007F0ED6">
        <w:t>http://dut.udn.vn/khoacntt</w:t>
      </w:r>
      <w:r w:rsidRPr="007F0ED6">
        <w:t xml:space="preserve">, E-mail: </w:t>
      </w:r>
      <w:r w:rsidR="00EE222F" w:rsidRPr="007F0ED6">
        <w:t>cntt@dut.</w:t>
      </w:r>
      <w:r w:rsidR="007F6312" w:rsidRPr="007F0ED6">
        <w:t>udn.vn</w:t>
      </w:r>
    </w:p>
    <w:p w14:paraId="5A3A30E0" w14:textId="77777777" w:rsidR="007900C4" w:rsidRPr="007F0ED6" w:rsidRDefault="007900C4" w:rsidP="00683976">
      <w:pPr>
        <w:jc w:val="center"/>
      </w:pPr>
    </w:p>
    <w:p w14:paraId="0571F897" w14:textId="77777777" w:rsidR="00AE4027" w:rsidRPr="007F0ED6" w:rsidRDefault="00AE4027" w:rsidP="00683976">
      <w:pPr>
        <w:jc w:val="center"/>
      </w:pPr>
    </w:p>
    <w:p w14:paraId="005A6BF6" w14:textId="0A0859EA" w:rsidR="00AE4027" w:rsidRPr="007F0ED6" w:rsidRDefault="009F49CB" w:rsidP="00683976">
      <w:pPr>
        <w:jc w:val="center"/>
      </w:pPr>
      <w:r>
        <w:pict w14:anchorId="0E052F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60pt">
            <v:imagedata r:id="rId8" o:title="LogoKhoaCNTT-DHBK - Copy"/>
          </v:shape>
        </w:pict>
      </w:r>
    </w:p>
    <w:p w14:paraId="27EC6B33" w14:textId="77777777" w:rsidR="00AE4027" w:rsidRPr="007F0ED6" w:rsidRDefault="00AE4027" w:rsidP="00683976">
      <w:pPr>
        <w:jc w:val="center"/>
      </w:pPr>
    </w:p>
    <w:p w14:paraId="33D94B29" w14:textId="77777777" w:rsidR="00AE4027" w:rsidRPr="007F0ED6" w:rsidRDefault="00AE4027" w:rsidP="00683976">
      <w:pPr>
        <w:jc w:val="center"/>
      </w:pPr>
    </w:p>
    <w:p w14:paraId="32253EA2" w14:textId="77777777" w:rsidR="00AE4027" w:rsidRPr="007F0ED6" w:rsidRDefault="00AE4027" w:rsidP="00683976">
      <w:pPr>
        <w:jc w:val="center"/>
      </w:pPr>
    </w:p>
    <w:p w14:paraId="39BF4EEE" w14:textId="6E6B2D78" w:rsidR="007900C4" w:rsidRPr="007F0ED6" w:rsidRDefault="00AE4027" w:rsidP="000E3D6B">
      <w:pPr>
        <w:pStyle w:val="txtBIABaoCaoMonHoc"/>
      </w:pPr>
      <w:r w:rsidRPr="007F0ED6">
        <w:t>BÁO CÁO</w:t>
      </w:r>
    </w:p>
    <w:p w14:paraId="7B43D175" w14:textId="0377A4A1" w:rsidR="007900C4" w:rsidRDefault="000B17A0" w:rsidP="000B17A0">
      <w:pPr>
        <w:pStyle w:val="txtBIATenMon"/>
      </w:pPr>
      <w:r>
        <w:t>PBL5 – DỰ ÁN KỸ THUẬT MÁY TÍNH</w:t>
      </w:r>
    </w:p>
    <w:p w14:paraId="462EF8C6" w14:textId="77777777" w:rsidR="00251B6E" w:rsidRPr="007F0ED6" w:rsidRDefault="00251B6E" w:rsidP="000B17A0">
      <w:pPr>
        <w:pStyle w:val="txtBIATenMon"/>
      </w:pPr>
    </w:p>
    <w:p w14:paraId="73C75CE7" w14:textId="77777777" w:rsidR="00C63D68" w:rsidRPr="007F0ED6" w:rsidRDefault="00C63D68" w:rsidP="00EE222F"/>
    <w:p w14:paraId="4243FD3C" w14:textId="77777777" w:rsidR="007900C4" w:rsidRPr="007F0ED6" w:rsidRDefault="007900C4" w:rsidP="007F0ED6">
      <w:pPr>
        <w:pStyle w:val="txtBIADHDN"/>
      </w:pPr>
      <w:r w:rsidRPr="007F0ED6">
        <w:t>ĐỀ TÀI :</w:t>
      </w:r>
    </w:p>
    <w:p w14:paraId="298E1CE4" w14:textId="2B310D77" w:rsidR="007900C4" w:rsidRDefault="00356B36" w:rsidP="0064278D">
      <w:pPr>
        <w:pStyle w:val="txtBIATenDeTai"/>
      </w:pPr>
      <w:r>
        <w:t xml:space="preserve">HỆ THỐNG QUẢN LÝ THIẾT BỊ TRONG NHÀ VÀ </w:t>
      </w:r>
      <w:r w:rsidR="009E6DED">
        <w:rPr>
          <w:lang w:val="en-US"/>
        </w:rPr>
        <w:t xml:space="preserve">GỢI Ý THEO </w:t>
      </w:r>
      <w:r>
        <w:t>THÓI QUEN NGƯỜI DÙNG</w:t>
      </w:r>
    </w:p>
    <w:p w14:paraId="6EC05B20" w14:textId="77777777" w:rsidR="0064278D" w:rsidRDefault="0064278D" w:rsidP="0064278D">
      <w:pPr>
        <w:pStyle w:val="txtBIATenDeTai"/>
        <w:rPr>
          <w:lang w:val="en-US"/>
        </w:rPr>
      </w:pPr>
    </w:p>
    <w:p w14:paraId="1154190F" w14:textId="77777777" w:rsidR="001F0281" w:rsidRDefault="001F0281" w:rsidP="0064278D">
      <w:pPr>
        <w:pStyle w:val="txtBIATenDeTai"/>
        <w:rPr>
          <w:lang w:val="en-US"/>
        </w:rPr>
      </w:pPr>
    </w:p>
    <w:p w14:paraId="03DDF48B" w14:textId="77777777" w:rsidR="001F0281" w:rsidRDefault="001F0281" w:rsidP="0064278D">
      <w:pPr>
        <w:pStyle w:val="txtBIATenDeTai"/>
        <w:rPr>
          <w:lang w:val="en-US"/>
        </w:rPr>
      </w:pPr>
    </w:p>
    <w:p w14:paraId="6442B093" w14:textId="77777777" w:rsidR="001F0281" w:rsidRDefault="001F0281" w:rsidP="0064278D">
      <w:pPr>
        <w:pStyle w:val="txtBIATenDeTai"/>
        <w:rPr>
          <w:lang w:val="en-US"/>
        </w:rPr>
      </w:pPr>
    </w:p>
    <w:p w14:paraId="648EA7BD" w14:textId="77777777" w:rsidR="009307FB" w:rsidRPr="00660E09" w:rsidRDefault="009307FB" w:rsidP="00660E09">
      <w:pPr>
        <w:rPr>
          <w:lang w:val="en-US"/>
        </w:rPr>
      </w:pPr>
    </w:p>
    <w:p w14:paraId="4FC5FB2A" w14:textId="77777777" w:rsidR="00C63D68" w:rsidRPr="007F0ED6" w:rsidRDefault="00C63D68" w:rsidP="00C63D68">
      <w:pPr>
        <w:jc w:val="center"/>
      </w:pPr>
    </w:p>
    <w:tbl>
      <w:tblPr>
        <w:tblW w:w="6824" w:type="dxa"/>
        <w:tblInd w:w="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55"/>
        <w:gridCol w:w="2234"/>
      </w:tblGrid>
      <w:tr w:rsidR="007808B7" w:rsidRPr="007F0ED6" w14:paraId="2A8874E0" w14:textId="77777777" w:rsidTr="07B8301F">
        <w:tc>
          <w:tcPr>
            <w:tcW w:w="2835" w:type="dxa"/>
          </w:tcPr>
          <w:p w14:paraId="0BE94CB3" w14:textId="281A2359" w:rsidR="007808B7" w:rsidRPr="0064278D" w:rsidRDefault="00DF25A4" w:rsidP="004B43E1">
            <w:pPr>
              <w:pStyle w:val="txtBIAHoTenSV"/>
              <w:rPr>
                <w:b/>
                <w:bCs/>
                <w:sz w:val="26"/>
                <w:szCs w:val="26"/>
              </w:rPr>
            </w:pPr>
            <w:r w:rsidRPr="0064278D">
              <w:rPr>
                <w:b/>
                <w:bCs/>
                <w:sz w:val="26"/>
                <w:szCs w:val="26"/>
              </w:rPr>
              <w:t>Họ tên sinh viên</w:t>
            </w:r>
          </w:p>
        </w:tc>
        <w:tc>
          <w:tcPr>
            <w:tcW w:w="1755" w:type="dxa"/>
          </w:tcPr>
          <w:p w14:paraId="10303743" w14:textId="3B7DDB62" w:rsidR="007808B7" w:rsidRPr="0064278D" w:rsidRDefault="00DF25A4" w:rsidP="004B43E1">
            <w:pPr>
              <w:pStyle w:val="txtBIAHoTenSV"/>
              <w:rPr>
                <w:b/>
                <w:bCs/>
                <w:sz w:val="26"/>
                <w:szCs w:val="26"/>
              </w:rPr>
            </w:pPr>
            <w:r w:rsidRPr="0064278D">
              <w:rPr>
                <w:b/>
                <w:bCs/>
                <w:sz w:val="26"/>
                <w:szCs w:val="26"/>
              </w:rPr>
              <w:t>Mã sinh viên</w:t>
            </w:r>
          </w:p>
        </w:tc>
        <w:tc>
          <w:tcPr>
            <w:tcW w:w="2234" w:type="dxa"/>
          </w:tcPr>
          <w:p w14:paraId="24C4BCB7" w14:textId="6C295C3F" w:rsidR="007808B7" w:rsidRPr="0064278D" w:rsidRDefault="00DF25A4" w:rsidP="004B43E1">
            <w:pPr>
              <w:pStyle w:val="txtBIAHoTenSV"/>
              <w:rPr>
                <w:b/>
                <w:bCs/>
                <w:sz w:val="26"/>
                <w:szCs w:val="26"/>
              </w:rPr>
            </w:pPr>
            <w:r w:rsidRPr="0064278D">
              <w:rPr>
                <w:b/>
                <w:bCs/>
                <w:sz w:val="26"/>
                <w:szCs w:val="26"/>
              </w:rPr>
              <w:t>Nhóm HP</w:t>
            </w:r>
          </w:p>
        </w:tc>
      </w:tr>
      <w:tr w:rsidR="000B17A0" w:rsidRPr="007F0ED6" w14:paraId="7FB8C528" w14:textId="77777777" w:rsidTr="07B8301F">
        <w:tc>
          <w:tcPr>
            <w:tcW w:w="2835" w:type="dxa"/>
          </w:tcPr>
          <w:p w14:paraId="096D9ABE" w14:textId="0A18F022" w:rsidR="000B17A0" w:rsidRPr="0064278D" w:rsidRDefault="000B17A0" w:rsidP="0064278D">
            <w:pPr>
              <w:pStyle w:val="txtBIAHoTenSV"/>
              <w:rPr>
                <w:sz w:val="26"/>
                <w:szCs w:val="26"/>
              </w:rPr>
            </w:pPr>
            <w:r>
              <w:rPr>
                <w:sz w:val="26"/>
                <w:szCs w:val="26"/>
              </w:rPr>
              <w:t>Trương Lê Gia Ân</w:t>
            </w:r>
          </w:p>
        </w:tc>
        <w:tc>
          <w:tcPr>
            <w:tcW w:w="1755" w:type="dxa"/>
          </w:tcPr>
          <w:p w14:paraId="4CD6283D" w14:textId="01F0D400" w:rsidR="000B17A0" w:rsidRPr="0064278D" w:rsidRDefault="000B17A0" w:rsidP="004B43E1">
            <w:pPr>
              <w:pStyle w:val="txtBIAHoTenSV"/>
              <w:rPr>
                <w:sz w:val="26"/>
                <w:szCs w:val="26"/>
              </w:rPr>
            </w:pPr>
            <w:r>
              <w:rPr>
                <w:sz w:val="26"/>
                <w:szCs w:val="26"/>
              </w:rPr>
              <w:t>102230279</w:t>
            </w:r>
          </w:p>
        </w:tc>
        <w:tc>
          <w:tcPr>
            <w:tcW w:w="2234" w:type="dxa"/>
          </w:tcPr>
          <w:p w14:paraId="4ED2955C" w14:textId="27187D42" w:rsidR="000B17A0" w:rsidRPr="0064278D" w:rsidRDefault="000B17A0" w:rsidP="004B43E1">
            <w:pPr>
              <w:pStyle w:val="txtBIAHoTenSV"/>
              <w:rPr>
                <w:sz w:val="26"/>
                <w:szCs w:val="26"/>
              </w:rPr>
            </w:pPr>
            <w:r>
              <w:rPr>
                <w:sz w:val="26"/>
                <w:szCs w:val="26"/>
              </w:rPr>
              <w:t>23Nh1</w:t>
            </w:r>
            <w:r w:rsidR="00356B36">
              <w:rPr>
                <w:sz w:val="26"/>
                <w:szCs w:val="26"/>
              </w:rPr>
              <w:t>2</w:t>
            </w:r>
          </w:p>
        </w:tc>
      </w:tr>
      <w:tr w:rsidR="006A3A77" w:rsidRPr="007F0ED6" w14:paraId="475D1004" w14:textId="77777777" w:rsidTr="07B8301F">
        <w:tc>
          <w:tcPr>
            <w:tcW w:w="2835" w:type="dxa"/>
          </w:tcPr>
          <w:p w14:paraId="7838EB79" w14:textId="234582F3" w:rsidR="006A3A77" w:rsidRPr="0064278D" w:rsidRDefault="00DF25A4" w:rsidP="0064278D">
            <w:pPr>
              <w:pStyle w:val="txtBIAHoTenSV"/>
              <w:rPr>
                <w:sz w:val="26"/>
                <w:szCs w:val="26"/>
              </w:rPr>
            </w:pPr>
            <w:r w:rsidRPr="0064278D">
              <w:rPr>
                <w:sz w:val="26"/>
                <w:szCs w:val="26"/>
              </w:rPr>
              <w:t xml:space="preserve">Nguyễn </w:t>
            </w:r>
            <w:r w:rsidR="000B17A0">
              <w:rPr>
                <w:sz w:val="26"/>
                <w:szCs w:val="26"/>
              </w:rPr>
              <w:t>Phan Anh Bảo</w:t>
            </w:r>
          </w:p>
        </w:tc>
        <w:tc>
          <w:tcPr>
            <w:tcW w:w="1755" w:type="dxa"/>
          </w:tcPr>
          <w:p w14:paraId="3AAE7F23" w14:textId="52021CCF" w:rsidR="006A3A77" w:rsidRPr="0064278D" w:rsidRDefault="00DF25A4" w:rsidP="004B43E1">
            <w:pPr>
              <w:pStyle w:val="txtBIAHoTenSV"/>
              <w:rPr>
                <w:sz w:val="26"/>
                <w:szCs w:val="26"/>
              </w:rPr>
            </w:pPr>
            <w:r w:rsidRPr="0064278D">
              <w:rPr>
                <w:sz w:val="26"/>
                <w:szCs w:val="26"/>
              </w:rPr>
              <w:t>102</w:t>
            </w:r>
            <w:r w:rsidR="0064278D" w:rsidRPr="0064278D">
              <w:rPr>
                <w:sz w:val="26"/>
                <w:szCs w:val="26"/>
              </w:rPr>
              <w:t>23028</w:t>
            </w:r>
            <w:r w:rsidR="000B17A0">
              <w:rPr>
                <w:sz w:val="26"/>
                <w:szCs w:val="26"/>
              </w:rPr>
              <w:t>2</w:t>
            </w:r>
          </w:p>
        </w:tc>
        <w:tc>
          <w:tcPr>
            <w:tcW w:w="2234" w:type="dxa"/>
          </w:tcPr>
          <w:p w14:paraId="5350370F" w14:textId="56B60E82" w:rsidR="006A3A77" w:rsidRPr="0064278D" w:rsidRDefault="00DF25A4" w:rsidP="004B43E1">
            <w:pPr>
              <w:pStyle w:val="txtBIAHoTenSV"/>
              <w:rPr>
                <w:sz w:val="26"/>
                <w:szCs w:val="26"/>
              </w:rPr>
            </w:pPr>
            <w:r w:rsidRPr="0064278D">
              <w:rPr>
                <w:sz w:val="26"/>
                <w:szCs w:val="26"/>
              </w:rPr>
              <w:t>2</w:t>
            </w:r>
            <w:r w:rsidR="0064278D" w:rsidRPr="0064278D">
              <w:rPr>
                <w:sz w:val="26"/>
                <w:szCs w:val="26"/>
              </w:rPr>
              <w:t>3Nh1</w:t>
            </w:r>
            <w:r w:rsidR="00356B36">
              <w:rPr>
                <w:sz w:val="26"/>
                <w:szCs w:val="26"/>
              </w:rPr>
              <w:t>2</w:t>
            </w:r>
          </w:p>
        </w:tc>
      </w:tr>
      <w:tr w:rsidR="000B17A0" w:rsidRPr="007F0ED6" w14:paraId="2F12DA80" w14:textId="77777777" w:rsidTr="07B8301F">
        <w:tc>
          <w:tcPr>
            <w:tcW w:w="2835" w:type="dxa"/>
          </w:tcPr>
          <w:p w14:paraId="677DC913" w14:textId="3B4F204B" w:rsidR="000B17A0" w:rsidRPr="0064278D" w:rsidRDefault="000B17A0" w:rsidP="000B17A0">
            <w:pPr>
              <w:pStyle w:val="txtBIAHoTenSV"/>
              <w:rPr>
                <w:sz w:val="26"/>
                <w:szCs w:val="26"/>
              </w:rPr>
            </w:pPr>
            <w:r w:rsidRPr="0064278D">
              <w:rPr>
                <w:sz w:val="26"/>
                <w:szCs w:val="26"/>
              </w:rPr>
              <w:t>Phan Phước Trí</w:t>
            </w:r>
          </w:p>
        </w:tc>
        <w:tc>
          <w:tcPr>
            <w:tcW w:w="1755" w:type="dxa"/>
          </w:tcPr>
          <w:p w14:paraId="5F97C5D4" w14:textId="6596A76C" w:rsidR="000B17A0" w:rsidRPr="0064278D" w:rsidRDefault="000B17A0" w:rsidP="000B17A0">
            <w:pPr>
              <w:pStyle w:val="txtBIAHoTenSV"/>
              <w:rPr>
                <w:sz w:val="26"/>
                <w:szCs w:val="26"/>
              </w:rPr>
            </w:pPr>
            <w:r w:rsidRPr="0064278D">
              <w:rPr>
                <w:sz w:val="26"/>
                <w:szCs w:val="26"/>
              </w:rPr>
              <w:t>102230327</w:t>
            </w:r>
          </w:p>
        </w:tc>
        <w:tc>
          <w:tcPr>
            <w:tcW w:w="2234" w:type="dxa"/>
          </w:tcPr>
          <w:p w14:paraId="5C8D2D61" w14:textId="3511960D" w:rsidR="000B17A0" w:rsidRPr="0064278D" w:rsidRDefault="000B17A0" w:rsidP="000B17A0">
            <w:pPr>
              <w:pStyle w:val="txtBIAHoTenSV"/>
              <w:rPr>
                <w:sz w:val="26"/>
                <w:szCs w:val="26"/>
              </w:rPr>
            </w:pPr>
            <w:r w:rsidRPr="0064278D">
              <w:rPr>
                <w:sz w:val="26"/>
                <w:szCs w:val="26"/>
              </w:rPr>
              <w:t>23Nh1</w:t>
            </w:r>
            <w:r w:rsidR="00356B36">
              <w:rPr>
                <w:sz w:val="26"/>
                <w:szCs w:val="26"/>
              </w:rPr>
              <w:t>2</w:t>
            </w:r>
          </w:p>
        </w:tc>
      </w:tr>
      <w:tr w:rsidR="000B17A0" w:rsidRPr="007F0ED6" w14:paraId="365B0CBB" w14:textId="77777777" w:rsidTr="07B8301F">
        <w:tc>
          <w:tcPr>
            <w:tcW w:w="2835" w:type="dxa"/>
          </w:tcPr>
          <w:p w14:paraId="7AEBB113" w14:textId="0317DD58" w:rsidR="000B17A0" w:rsidRPr="0064278D" w:rsidRDefault="000B17A0" w:rsidP="000B17A0">
            <w:pPr>
              <w:spacing w:before="60" w:after="60"/>
              <w:jc w:val="center"/>
              <w:rPr>
                <w:sz w:val="26"/>
                <w:szCs w:val="26"/>
              </w:rPr>
            </w:pPr>
            <w:r w:rsidRPr="0064278D">
              <w:rPr>
                <w:sz w:val="26"/>
                <w:szCs w:val="26"/>
              </w:rPr>
              <w:t>Nguyễn Việt Trung</w:t>
            </w:r>
          </w:p>
        </w:tc>
        <w:tc>
          <w:tcPr>
            <w:tcW w:w="1755" w:type="dxa"/>
          </w:tcPr>
          <w:p w14:paraId="3EF52FD9" w14:textId="0B0DBCDD" w:rsidR="000B17A0" w:rsidRPr="0064278D" w:rsidRDefault="000B17A0" w:rsidP="000B17A0">
            <w:pPr>
              <w:spacing w:before="60" w:after="60"/>
              <w:jc w:val="center"/>
              <w:rPr>
                <w:sz w:val="26"/>
                <w:szCs w:val="26"/>
              </w:rPr>
            </w:pPr>
            <w:r w:rsidRPr="0064278D">
              <w:rPr>
                <w:sz w:val="26"/>
                <w:szCs w:val="26"/>
              </w:rPr>
              <w:t>102230328</w:t>
            </w:r>
          </w:p>
        </w:tc>
        <w:tc>
          <w:tcPr>
            <w:tcW w:w="2234" w:type="dxa"/>
          </w:tcPr>
          <w:p w14:paraId="5F395ABE" w14:textId="30F897C3" w:rsidR="000B17A0" w:rsidRPr="0064278D" w:rsidRDefault="000B17A0" w:rsidP="000B17A0">
            <w:pPr>
              <w:spacing w:before="60" w:after="60"/>
              <w:jc w:val="center"/>
              <w:rPr>
                <w:sz w:val="26"/>
                <w:szCs w:val="26"/>
              </w:rPr>
            </w:pPr>
            <w:r w:rsidRPr="0064278D">
              <w:rPr>
                <w:sz w:val="26"/>
                <w:szCs w:val="26"/>
              </w:rPr>
              <w:t>23Nh1</w:t>
            </w:r>
            <w:r w:rsidR="00356B36">
              <w:rPr>
                <w:sz w:val="26"/>
                <w:szCs w:val="26"/>
              </w:rPr>
              <w:t>2</w:t>
            </w:r>
          </w:p>
        </w:tc>
      </w:tr>
    </w:tbl>
    <w:p w14:paraId="79415D9C" w14:textId="77777777" w:rsidR="00C63D68" w:rsidRPr="007F0ED6" w:rsidRDefault="00C63D68" w:rsidP="007F0ED6"/>
    <w:p w14:paraId="78966CF7" w14:textId="5F5099CE" w:rsidR="002D6BED" w:rsidRDefault="00C63D68" w:rsidP="005630AB">
      <w:pPr>
        <w:pStyle w:val="txtBIASinhvien-Lop-CBHD"/>
        <w:rPr>
          <w:lang w:val="en-US"/>
        </w:rPr>
      </w:pPr>
      <w:r w:rsidRPr="007F0ED6">
        <w:t>CBHD</w:t>
      </w:r>
      <w:r w:rsidR="00A4308B" w:rsidRPr="007F0ED6">
        <w:t xml:space="preserve">: </w:t>
      </w:r>
      <w:r w:rsidR="00F739A6" w:rsidRPr="007F0ED6">
        <w:t xml:space="preserve"> </w:t>
      </w:r>
      <w:r w:rsidR="00797387">
        <w:rPr>
          <w:lang w:val="en-US"/>
        </w:rPr>
        <w:t xml:space="preserve">ThS. </w:t>
      </w:r>
      <w:r w:rsidR="000B17A0">
        <w:t>Trần Hồ Thủy Tiên</w:t>
      </w:r>
    </w:p>
    <w:p w14:paraId="2F6DAA91" w14:textId="77777777" w:rsidR="00660E09" w:rsidRDefault="00660E09" w:rsidP="001F0281">
      <w:pPr>
        <w:pStyle w:val="txtBIASinhvien-Lop-CBHD"/>
        <w:ind w:hanging="1656"/>
        <w:rPr>
          <w:lang w:val="en-US"/>
        </w:rPr>
      </w:pPr>
    </w:p>
    <w:p w14:paraId="4571672A" w14:textId="77777777" w:rsidR="00D21346" w:rsidRPr="00660E09" w:rsidRDefault="00D21346" w:rsidP="001F0281">
      <w:pPr>
        <w:pStyle w:val="txtBIASinhvien-Lop-CBHD"/>
        <w:ind w:hanging="1656"/>
        <w:rPr>
          <w:lang w:val="en-US"/>
        </w:rPr>
      </w:pPr>
    </w:p>
    <w:p w14:paraId="3013D8A3" w14:textId="77777777" w:rsidR="006A3A77" w:rsidRPr="007F0ED6" w:rsidRDefault="006A3A77" w:rsidP="004D7E2A"/>
    <w:p w14:paraId="33770C1B" w14:textId="5E8C15B6" w:rsidR="00F70D4D" w:rsidRPr="007F0ED6" w:rsidRDefault="00A4308B" w:rsidP="00F739A6">
      <w:pPr>
        <w:pStyle w:val="txtBIADiaDiem"/>
        <w:sectPr w:rsidR="00F70D4D" w:rsidRPr="007F0ED6" w:rsidSect="00990927">
          <w:footerReference w:type="default" r:id="rId9"/>
          <w:footerReference w:type="first" r:id="rId10"/>
          <w:type w:val="continuous"/>
          <w:pgSz w:w="11907" w:h="16840" w:code="9"/>
          <w:pgMar w:top="1418" w:right="1134" w:bottom="1418" w:left="1985" w:header="864" w:footer="720" w:gutter="0"/>
          <w:pgNumType w:fmt="lowerRoman" w:start="1"/>
          <w:cols w:space="720"/>
          <w:titlePg/>
          <w:docGrid w:linePitch="265"/>
        </w:sectPr>
      </w:pPr>
      <w:r w:rsidRPr="007F0ED6">
        <w:t xml:space="preserve">Đà </w:t>
      </w:r>
      <w:r w:rsidR="00D21346">
        <w:rPr>
          <w:lang w:val="en-US"/>
        </w:rPr>
        <w:t>N</w:t>
      </w:r>
      <w:r w:rsidRPr="007F0ED6">
        <w:t>ẵng</w:t>
      </w:r>
      <w:r w:rsidR="00D84220" w:rsidRPr="007F0ED6">
        <w:t xml:space="preserve">, </w:t>
      </w:r>
      <w:r w:rsidR="0064278D">
        <w:t>0</w:t>
      </w:r>
      <w:r w:rsidR="00D21346">
        <w:rPr>
          <w:lang w:val="en-US"/>
        </w:rPr>
        <w:t>6</w:t>
      </w:r>
      <w:r w:rsidR="00772ACE" w:rsidRPr="007F0ED6">
        <w:t>/</w:t>
      </w:r>
      <w:r w:rsidR="00F739A6" w:rsidRPr="007F0ED6">
        <w:t>202</w:t>
      </w:r>
      <w:r w:rsidR="000B17A0">
        <w:t>6</w:t>
      </w:r>
    </w:p>
    <w:p w14:paraId="4789439A" w14:textId="0B8A2339" w:rsidR="00356B36" w:rsidRDefault="00191AAF" w:rsidP="00894D1C">
      <w:pPr>
        <w:pStyle w:val="txtTieuDe01"/>
      </w:pPr>
      <w:r>
        <w:lastRenderedPageBreak/>
        <w:t>TÓM TẮT ĐỒ ÁN</w:t>
      </w:r>
    </w:p>
    <w:p w14:paraId="5E8422A2" w14:textId="2CE36549" w:rsidR="00AF6805" w:rsidRDefault="00AF6805" w:rsidP="00AF6805">
      <w:pPr>
        <w:pStyle w:val="txtNoiDung01"/>
      </w:pPr>
      <w:r>
        <w:t>Đồ án "Hệ thống quản lý thiết bị trong nhà và học thói quen người dùng" được thực hiện nhằm xây dựng một giải pháp toàn diện cho ngôi nhà thông minh, kết hợp giữa Internet vạn vật (IoT) và học máy để tạo ra trải nghiệm sống tiện nghi, an toàn và thông minh. Kiến trúc hệ thống được xây dựng theo mô hình phân tầng: tầng phần cứng IoT sử dụng Raspberry Pi 3 kết hợp các cảm biến và thiết bị ngoại vi giao tiếp qua giao thức MQTT; tầng AI xử lý ngôn ngữ với NLP Server phân loại ý định và trích xuất thực thể từ câu lệnh tiếng Việt; tầng backend sử dụng FastAPI điều phối hành động; và tầng giao diện với ứng dụng React Native Expo hỗ trợ điều khiển bằng giọng nói và hiển thị trạng thái nhà theo thời gian thực. Kết quả đạt được là một hệ thống hoạt động ổn định, có khả năng nhận diện ý định với độ chính xác cao trong tiếng Việt, tự động hóa các tác vụ thường ngày và chủ động gợi ý hành động phù hợp với thói quen của từng người dùng.</w:t>
      </w:r>
    </w:p>
    <w:p w14:paraId="41D5D78A" w14:textId="6E53D61B" w:rsidR="00191AAF" w:rsidRDefault="00356B36" w:rsidP="008E39DD">
      <w:pPr>
        <w:pStyle w:val="txtTieuDe01"/>
      </w:pPr>
      <w:r>
        <w:br w:type="page"/>
      </w:r>
      <w:r w:rsidR="00191AAF">
        <w:lastRenderedPageBreak/>
        <w:t>LỜI CẢM ƠN</w:t>
      </w:r>
    </w:p>
    <w:p w14:paraId="76859441" w14:textId="77777777" w:rsidR="00AF6805" w:rsidRDefault="00AF6805" w:rsidP="00AF6805">
      <w:pPr>
        <w:pStyle w:val="txtNoiDung01"/>
      </w:pPr>
      <w:r>
        <w:t>Đối với những sinh viên Đại học Đà Nẵng – Đại học Bách khoa như chúng em, dự án học tập lần này là một minh chứng cho những kiến thức đã có được sau gần một năm học tập tại trường. Trong quá trình hoàn thành dự án, ngoài những cố gắng, nỗ lực của chính bản thân chúng em, chúng em sẽ không thể hoàn thành tốt được công việc của mình nếu không có được sự hướng dẫn và giúp đỡ nhiệt tình từ phía nhà trường và thầy cô giáo.</w:t>
      </w:r>
    </w:p>
    <w:p w14:paraId="7D9572C0" w14:textId="77777777" w:rsidR="00AF6805" w:rsidRDefault="00AF6805" w:rsidP="00AF6805">
      <w:pPr>
        <w:pStyle w:val="txtNoiDung01"/>
      </w:pPr>
      <w:r>
        <w:t>Chúng em xin gửi lời cảm ơn chân thành tới nhà trường, Khoa Công nghệ Thông tin đã tận tình chỉ bảo, góp ý và tạo điều kiện cho chúng em hoàn thành dự án học tập một cách tốt nhất.</w:t>
      </w:r>
    </w:p>
    <w:p w14:paraId="2BBA62C4" w14:textId="68AC7BA3" w:rsidR="00AF6805" w:rsidRDefault="00AF6805" w:rsidP="00AF6805">
      <w:pPr>
        <w:pStyle w:val="txtNoiDung01"/>
      </w:pPr>
      <w:r>
        <w:t>Chúng em xin được gửi lời cảm ơn chân thành nhất tới ThS.Trần Hồ Thủy Tiên đã nhiệt tình chỉ bảo và hướng dẫn tận tình chúng em trong quá trình thực hiện dự án.</w:t>
      </w:r>
    </w:p>
    <w:p w14:paraId="286BC794" w14:textId="77777777" w:rsidR="00AF6805" w:rsidRDefault="00AF6805" w:rsidP="00AF6805">
      <w:pPr>
        <w:pStyle w:val="txtNoiDung01"/>
      </w:pPr>
      <w:r>
        <w:t>Chúng em xin chân thành cảm ơn.</w:t>
      </w:r>
    </w:p>
    <w:p w14:paraId="49D45274" w14:textId="10C1DFAD" w:rsidR="00AF6805" w:rsidRPr="00AF6805" w:rsidRDefault="00AF6805" w:rsidP="00AF6805">
      <w:pPr>
        <w:pStyle w:val="txtNoiDung01"/>
        <w:jc w:val="right"/>
        <w:rPr>
          <w:i/>
          <w:iCs/>
        </w:rPr>
      </w:pPr>
      <w:r w:rsidRPr="00AF6805">
        <w:rPr>
          <w:i/>
          <w:iCs/>
        </w:rPr>
        <w:t xml:space="preserve">Đà Nẵng, ngày </w:t>
      </w:r>
      <w:r w:rsidR="003B7719">
        <w:rPr>
          <w:i/>
          <w:iCs/>
        </w:rPr>
        <w:t>30</w:t>
      </w:r>
      <w:r w:rsidRPr="00AF6805">
        <w:rPr>
          <w:i/>
          <w:iCs/>
        </w:rPr>
        <w:t xml:space="preserve"> tháng </w:t>
      </w:r>
      <w:r w:rsidR="003B7719">
        <w:rPr>
          <w:i/>
          <w:iCs/>
        </w:rPr>
        <w:t>05</w:t>
      </w:r>
      <w:r w:rsidRPr="00AF6805">
        <w:rPr>
          <w:i/>
          <w:iCs/>
        </w:rPr>
        <w:t xml:space="preserve"> năm 202</w:t>
      </w:r>
      <w:r w:rsidR="003B7719">
        <w:rPr>
          <w:i/>
          <w:iCs/>
        </w:rPr>
        <w:t>6</w:t>
      </w:r>
    </w:p>
    <w:p w14:paraId="716C163D" w14:textId="0DCB2DBF" w:rsidR="00AF6805" w:rsidRDefault="00AF6805" w:rsidP="00AF6805">
      <w:pPr>
        <w:pStyle w:val="txtNoiDung01"/>
        <w:ind w:left="3600"/>
        <w:jc w:val="center"/>
      </w:pPr>
      <w:r>
        <w:t>Phan Phước Trí</w:t>
      </w:r>
    </w:p>
    <w:p w14:paraId="5A9E03CA" w14:textId="047DCCB7" w:rsidR="00AF6805" w:rsidRDefault="00AF6805" w:rsidP="00AF6805">
      <w:pPr>
        <w:pStyle w:val="txtNoiDung01"/>
        <w:ind w:left="3600"/>
        <w:jc w:val="center"/>
      </w:pPr>
      <w:r>
        <w:t>Nguyễn Việt Trung</w:t>
      </w:r>
    </w:p>
    <w:p w14:paraId="75EA692F" w14:textId="1523EFD4" w:rsidR="00AF6805" w:rsidRDefault="00AF6805" w:rsidP="00AF6805">
      <w:pPr>
        <w:pStyle w:val="txtNoiDung01"/>
        <w:ind w:left="3600"/>
        <w:jc w:val="center"/>
      </w:pPr>
      <w:r>
        <w:t>Trương Lê Gia Ân</w:t>
      </w:r>
    </w:p>
    <w:p w14:paraId="04D25D2F" w14:textId="2DB7B49A" w:rsidR="00AF6805" w:rsidRDefault="00AF6805" w:rsidP="00AF6805">
      <w:pPr>
        <w:pStyle w:val="txtNoiDung01"/>
        <w:ind w:left="3600"/>
        <w:jc w:val="center"/>
      </w:pPr>
      <w:r>
        <w:t>Nguyễn Phan Anh Bảo</w:t>
      </w:r>
    </w:p>
    <w:p w14:paraId="4C6A6C17" w14:textId="295F0C63" w:rsidR="00191AAF" w:rsidRPr="007F0ED6" w:rsidRDefault="00191AAF" w:rsidP="00191AAF">
      <w:pPr>
        <w:pStyle w:val="txtTieuDe01"/>
      </w:pPr>
      <w:r>
        <w:br w:type="page"/>
      </w:r>
      <w:r>
        <w:lastRenderedPageBreak/>
        <w:t>BẢNG PHÂN CÔNG NHIỆM VỤ</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4536"/>
        <w:gridCol w:w="1701"/>
      </w:tblGrid>
      <w:tr w:rsidR="003B7719" w:rsidRPr="007F0ED6" w14:paraId="3BEC499C" w14:textId="77777777" w:rsidTr="003B7719">
        <w:trPr>
          <w:trHeight w:val="440"/>
        </w:trPr>
        <w:tc>
          <w:tcPr>
            <w:tcW w:w="2552" w:type="dxa"/>
            <w:tcBorders>
              <w:top w:val="single" w:sz="2" w:space="0" w:color="2C5F8A"/>
              <w:left w:val="single" w:sz="2" w:space="0" w:color="2C5F8A"/>
              <w:bottom w:val="single" w:sz="2" w:space="0" w:color="2C5F8A"/>
              <w:right w:val="single" w:sz="2" w:space="0" w:color="2C5F8A"/>
            </w:tcBorders>
            <w:shd w:val="clear" w:color="auto" w:fill="1F3864"/>
          </w:tcPr>
          <w:p w14:paraId="29C17E3B" w14:textId="6C8BDE96" w:rsidR="003B7719" w:rsidRDefault="003B7719" w:rsidP="003B7719">
            <w:pPr>
              <w:pStyle w:val="txtChuBang01Title"/>
              <w:rPr>
                <w:color w:val="FFFFFF"/>
                <w:szCs w:val="24"/>
              </w:rPr>
            </w:pPr>
            <w:r>
              <w:rPr>
                <w:color w:val="FFFFFF"/>
                <w:szCs w:val="24"/>
              </w:rPr>
              <w:t>Sinh viên thực hiện</w:t>
            </w:r>
          </w:p>
        </w:tc>
        <w:tc>
          <w:tcPr>
            <w:tcW w:w="4536" w:type="dxa"/>
            <w:tcBorders>
              <w:top w:val="single" w:sz="2" w:space="0" w:color="2C5F8A"/>
              <w:left w:val="nil"/>
              <w:bottom w:val="single" w:sz="2" w:space="0" w:color="2C5F8A"/>
              <w:right w:val="single" w:sz="2" w:space="0" w:color="2C5F8A"/>
            </w:tcBorders>
            <w:shd w:val="clear" w:color="auto" w:fill="1F3864"/>
          </w:tcPr>
          <w:p w14:paraId="7F146908" w14:textId="59F248F8" w:rsidR="003B7719" w:rsidRDefault="003B7719" w:rsidP="003B7719">
            <w:pPr>
              <w:pStyle w:val="txtChuBang01Title"/>
              <w:rPr>
                <w:color w:val="FFFFFF"/>
                <w:szCs w:val="24"/>
              </w:rPr>
            </w:pPr>
            <w:r>
              <w:rPr>
                <w:color w:val="FFFFFF"/>
                <w:szCs w:val="24"/>
              </w:rPr>
              <w:t>Các nhiệm vụ</w:t>
            </w:r>
          </w:p>
        </w:tc>
        <w:tc>
          <w:tcPr>
            <w:tcW w:w="1701" w:type="dxa"/>
            <w:tcBorders>
              <w:top w:val="single" w:sz="2" w:space="0" w:color="2C5F8A"/>
              <w:left w:val="nil"/>
              <w:bottom w:val="single" w:sz="2" w:space="0" w:color="2C5F8A"/>
              <w:right w:val="single" w:sz="2" w:space="0" w:color="2C5F8A"/>
            </w:tcBorders>
            <w:shd w:val="clear" w:color="auto" w:fill="1F3864"/>
          </w:tcPr>
          <w:p w14:paraId="4D0E62AC" w14:textId="2063D3A9" w:rsidR="003B7719" w:rsidRDefault="003B7719" w:rsidP="003B7719">
            <w:pPr>
              <w:pStyle w:val="txtChuBang01Title"/>
              <w:rPr>
                <w:color w:val="FFFFFF"/>
                <w:szCs w:val="24"/>
              </w:rPr>
            </w:pPr>
            <w:r>
              <w:rPr>
                <w:color w:val="FFFFFF"/>
                <w:szCs w:val="24"/>
              </w:rPr>
              <w:t>Tự đánh giá</w:t>
            </w:r>
          </w:p>
        </w:tc>
      </w:tr>
      <w:tr w:rsidR="003B7719" w:rsidRPr="007F0ED6" w14:paraId="1BB5D09C" w14:textId="77777777" w:rsidTr="003B7719">
        <w:trPr>
          <w:trHeight w:val="1689"/>
        </w:trPr>
        <w:tc>
          <w:tcPr>
            <w:tcW w:w="2552" w:type="dxa"/>
            <w:vAlign w:val="center"/>
          </w:tcPr>
          <w:p w14:paraId="72D0B970" w14:textId="758C0B9F" w:rsidR="003B7719" w:rsidRPr="007F0ED6" w:rsidRDefault="003B7719" w:rsidP="003B7719">
            <w:pPr>
              <w:pStyle w:val="txtChuBang"/>
              <w:jc w:val="center"/>
            </w:pPr>
            <w:r>
              <w:t>Phan Phước Trí</w:t>
            </w:r>
          </w:p>
        </w:tc>
        <w:tc>
          <w:tcPr>
            <w:tcW w:w="4536" w:type="dxa"/>
          </w:tcPr>
          <w:p w14:paraId="0364C5D9" w14:textId="77777777" w:rsidR="003B7719" w:rsidRDefault="003B7719" w:rsidP="003B7719">
            <w:pPr>
              <w:pStyle w:val="txtChuBang"/>
              <w:rPr>
                <w:sz w:val="22"/>
                <w:szCs w:val="22"/>
              </w:rPr>
            </w:pPr>
            <w:r>
              <w:rPr>
                <w:sz w:val="22"/>
                <w:szCs w:val="22"/>
              </w:rPr>
              <w:t>- Lập trình phần cứng IoT (Raspberry Pi)</w:t>
            </w:r>
          </w:p>
          <w:p w14:paraId="08CA25C4" w14:textId="7A1499FF" w:rsidR="003B7719" w:rsidRDefault="003B7719" w:rsidP="003B7719">
            <w:pPr>
              <w:pStyle w:val="txtChuBang"/>
              <w:rPr>
                <w:sz w:val="22"/>
                <w:szCs w:val="22"/>
              </w:rPr>
            </w:pPr>
            <w:r>
              <w:rPr>
                <w:sz w:val="22"/>
                <w:szCs w:val="22"/>
              </w:rPr>
              <w:t xml:space="preserve">- Kết nối và cấu hình giao thức MQTT </w:t>
            </w:r>
          </w:p>
          <w:p w14:paraId="3CE11C4D" w14:textId="77777777" w:rsidR="003B7719" w:rsidRDefault="003B7719" w:rsidP="003B7719">
            <w:pPr>
              <w:pStyle w:val="txtChuBang"/>
              <w:rPr>
                <w:sz w:val="22"/>
                <w:szCs w:val="22"/>
              </w:rPr>
            </w:pPr>
            <w:r>
              <w:rPr>
                <w:sz w:val="22"/>
                <w:szCs w:val="22"/>
              </w:rPr>
              <w:t xml:space="preserve">- Tích hợp các cảm biến vật lý </w:t>
            </w:r>
          </w:p>
          <w:p w14:paraId="4C6700BD" w14:textId="4C06D333" w:rsidR="003B7719" w:rsidRPr="000D5A2E" w:rsidRDefault="003B7719" w:rsidP="003B7719">
            <w:pPr>
              <w:pStyle w:val="txtChuBang"/>
            </w:pPr>
            <w:r>
              <w:rPr>
                <w:sz w:val="22"/>
                <w:szCs w:val="22"/>
              </w:rPr>
              <w:t>- Viết báo cáo</w:t>
            </w:r>
          </w:p>
        </w:tc>
        <w:tc>
          <w:tcPr>
            <w:tcW w:w="1701" w:type="dxa"/>
            <w:vAlign w:val="center"/>
          </w:tcPr>
          <w:p w14:paraId="269420AA" w14:textId="69D2552A" w:rsidR="003B7719" w:rsidRPr="007F0ED6" w:rsidRDefault="003B7719" w:rsidP="003B7719">
            <w:pPr>
              <w:pStyle w:val="txtChuBang"/>
            </w:pPr>
            <w:r>
              <w:t>Đã hoàn thành</w:t>
            </w:r>
          </w:p>
        </w:tc>
      </w:tr>
      <w:tr w:rsidR="003B7719" w:rsidRPr="007F0ED6" w14:paraId="7519DC5C" w14:textId="77777777" w:rsidTr="003B7719">
        <w:trPr>
          <w:trHeight w:val="2123"/>
        </w:trPr>
        <w:tc>
          <w:tcPr>
            <w:tcW w:w="2552" w:type="dxa"/>
            <w:vAlign w:val="center"/>
          </w:tcPr>
          <w:p w14:paraId="2910A2A7" w14:textId="01E2A15E" w:rsidR="003B7719" w:rsidRPr="007F0ED6" w:rsidRDefault="003B7719" w:rsidP="003B7719">
            <w:pPr>
              <w:pStyle w:val="txtChuBang"/>
              <w:jc w:val="center"/>
            </w:pPr>
            <w:r>
              <w:t>Nguyễn Việt Trung</w:t>
            </w:r>
          </w:p>
        </w:tc>
        <w:tc>
          <w:tcPr>
            <w:tcW w:w="4536" w:type="dxa"/>
          </w:tcPr>
          <w:p w14:paraId="730B3CE8" w14:textId="77777777" w:rsidR="003B7719" w:rsidRDefault="003B7719" w:rsidP="003B7719">
            <w:pPr>
              <w:pStyle w:val="txtChuBang"/>
              <w:rPr>
                <w:sz w:val="22"/>
                <w:szCs w:val="22"/>
              </w:rPr>
            </w:pPr>
            <w:r>
              <w:rPr>
                <w:sz w:val="22"/>
                <w:szCs w:val="22"/>
              </w:rPr>
              <w:t xml:space="preserve">- Xây dựng AI NLP Server (Intent Classification &amp; Entity Extraction) </w:t>
            </w:r>
          </w:p>
          <w:p w14:paraId="72E6D6DD" w14:textId="77777777" w:rsidR="003B7719" w:rsidRDefault="003B7719" w:rsidP="003B7719">
            <w:pPr>
              <w:pStyle w:val="txtChuBang"/>
              <w:rPr>
                <w:sz w:val="22"/>
                <w:szCs w:val="22"/>
              </w:rPr>
            </w:pPr>
            <w:r>
              <w:rPr>
                <w:sz w:val="22"/>
                <w:szCs w:val="22"/>
              </w:rPr>
              <w:t xml:space="preserve">- Huấn luyện mô hình phân loại ý định tiếng Việt </w:t>
            </w:r>
          </w:p>
          <w:p w14:paraId="1F79A5C7" w14:textId="77777777" w:rsidR="003B7719" w:rsidRDefault="003B7719" w:rsidP="003B7719">
            <w:pPr>
              <w:pStyle w:val="txtChuBang"/>
              <w:rPr>
                <w:sz w:val="22"/>
                <w:szCs w:val="22"/>
              </w:rPr>
            </w:pPr>
            <w:r>
              <w:rPr>
                <w:sz w:val="22"/>
                <w:szCs w:val="22"/>
              </w:rPr>
              <w:t xml:space="preserve">- Tích hợp AI vào hệ thống </w:t>
            </w:r>
          </w:p>
          <w:p w14:paraId="7E3C9A0F" w14:textId="1CCDD539" w:rsidR="003B7719" w:rsidRDefault="003B7719" w:rsidP="003B7719">
            <w:pPr>
              <w:pStyle w:val="txtChuBang"/>
            </w:pPr>
            <w:r>
              <w:rPr>
                <w:sz w:val="22"/>
                <w:szCs w:val="22"/>
              </w:rPr>
              <w:t>- Viết báo cáo</w:t>
            </w:r>
          </w:p>
        </w:tc>
        <w:tc>
          <w:tcPr>
            <w:tcW w:w="1701" w:type="dxa"/>
            <w:vAlign w:val="center"/>
          </w:tcPr>
          <w:p w14:paraId="75EF36E5" w14:textId="4C7DFDC4" w:rsidR="003B7719" w:rsidRPr="007F0ED6" w:rsidRDefault="003B7719" w:rsidP="003B7719">
            <w:pPr>
              <w:pStyle w:val="txtChuBang"/>
            </w:pPr>
            <w:r>
              <w:t>Đã hoàn thành</w:t>
            </w:r>
          </w:p>
        </w:tc>
      </w:tr>
      <w:tr w:rsidR="003B7719" w:rsidRPr="007F0ED6" w14:paraId="1EF24D65" w14:textId="77777777" w:rsidTr="003B7719">
        <w:trPr>
          <w:trHeight w:val="1970"/>
        </w:trPr>
        <w:tc>
          <w:tcPr>
            <w:tcW w:w="2552" w:type="dxa"/>
            <w:vAlign w:val="center"/>
          </w:tcPr>
          <w:p w14:paraId="7C27A849" w14:textId="16701D50" w:rsidR="003B7719" w:rsidRPr="007F0ED6" w:rsidRDefault="003B7719" w:rsidP="003B7719">
            <w:pPr>
              <w:pStyle w:val="txtChuBang"/>
              <w:jc w:val="center"/>
            </w:pPr>
            <w:r>
              <w:t>Nguyễn Phan Anh Bảo</w:t>
            </w:r>
          </w:p>
        </w:tc>
        <w:tc>
          <w:tcPr>
            <w:tcW w:w="4536" w:type="dxa"/>
          </w:tcPr>
          <w:p w14:paraId="37CF95C6" w14:textId="77777777" w:rsidR="003B7719" w:rsidRDefault="003B7719" w:rsidP="003B7719">
            <w:pPr>
              <w:pStyle w:val="txtChuBang"/>
              <w:rPr>
                <w:sz w:val="22"/>
                <w:szCs w:val="22"/>
              </w:rPr>
            </w:pPr>
            <w:r>
              <w:rPr>
                <w:sz w:val="22"/>
                <w:szCs w:val="22"/>
              </w:rPr>
              <w:t xml:space="preserve">- Xây dựng Backend FastAPI (Decision Engine, API) </w:t>
            </w:r>
          </w:p>
          <w:p w14:paraId="054C7CC8" w14:textId="77777777" w:rsidR="003B7719" w:rsidRDefault="003B7719" w:rsidP="003B7719">
            <w:pPr>
              <w:pStyle w:val="txtChuBang"/>
              <w:rPr>
                <w:sz w:val="22"/>
                <w:szCs w:val="22"/>
              </w:rPr>
            </w:pPr>
            <w:r>
              <w:rPr>
                <w:sz w:val="22"/>
                <w:szCs w:val="22"/>
              </w:rPr>
              <w:t xml:space="preserve">- Thiết kế cơ sở dữ liệu </w:t>
            </w:r>
          </w:p>
          <w:p w14:paraId="710D608B" w14:textId="77777777" w:rsidR="003B7719" w:rsidRDefault="003B7719" w:rsidP="003B7719">
            <w:pPr>
              <w:pStyle w:val="txtChuBang"/>
              <w:rPr>
                <w:sz w:val="22"/>
                <w:szCs w:val="22"/>
              </w:rPr>
            </w:pPr>
            <w:r>
              <w:rPr>
                <w:sz w:val="22"/>
                <w:szCs w:val="22"/>
              </w:rPr>
              <w:t xml:space="preserve">- Xây dựng hệ thống gợi ý thói quen người dùng </w:t>
            </w:r>
          </w:p>
          <w:p w14:paraId="186FE3E5" w14:textId="625BA672" w:rsidR="003B7719" w:rsidRDefault="003B7719" w:rsidP="003B7719">
            <w:pPr>
              <w:pStyle w:val="txtChuBang"/>
            </w:pPr>
            <w:r>
              <w:rPr>
                <w:sz w:val="22"/>
                <w:szCs w:val="22"/>
              </w:rPr>
              <w:t>- Viết báo cáo</w:t>
            </w:r>
          </w:p>
        </w:tc>
        <w:tc>
          <w:tcPr>
            <w:tcW w:w="1701" w:type="dxa"/>
            <w:vAlign w:val="center"/>
          </w:tcPr>
          <w:p w14:paraId="178686E9" w14:textId="2D864889" w:rsidR="003B7719" w:rsidRPr="007F0ED6" w:rsidRDefault="003B7719" w:rsidP="003B7719">
            <w:pPr>
              <w:pStyle w:val="txtChuBang"/>
            </w:pPr>
            <w:r>
              <w:t>Đã hoàn thành</w:t>
            </w:r>
          </w:p>
        </w:tc>
      </w:tr>
      <w:tr w:rsidR="003B7719" w:rsidRPr="007F0ED6" w14:paraId="4CD33A47" w14:textId="77777777" w:rsidTr="003B7719">
        <w:trPr>
          <w:trHeight w:val="1994"/>
        </w:trPr>
        <w:tc>
          <w:tcPr>
            <w:tcW w:w="2552" w:type="dxa"/>
            <w:vAlign w:val="center"/>
          </w:tcPr>
          <w:p w14:paraId="508FF0BC" w14:textId="709A3097" w:rsidR="003B7719" w:rsidRPr="007F0ED6" w:rsidRDefault="003B7719" w:rsidP="003B7719">
            <w:pPr>
              <w:pStyle w:val="txtChuBang"/>
              <w:jc w:val="center"/>
            </w:pPr>
            <w:r>
              <w:t>Trương Lê Gia Ân</w:t>
            </w:r>
          </w:p>
        </w:tc>
        <w:tc>
          <w:tcPr>
            <w:tcW w:w="4536" w:type="dxa"/>
          </w:tcPr>
          <w:p w14:paraId="0F43B5EC" w14:textId="77777777" w:rsidR="003B7719" w:rsidRDefault="003B7719" w:rsidP="003B7719">
            <w:pPr>
              <w:pStyle w:val="txtChuBang"/>
              <w:rPr>
                <w:sz w:val="22"/>
                <w:szCs w:val="22"/>
              </w:rPr>
            </w:pPr>
            <w:r>
              <w:rPr>
                <w:sz w:val="22"/>
                <w:szCs w:val="22"/>
              </w:rPr>
              <w:t xml:space="preserve">- Xây dựng ứng dụng Frontend (React Native Expo) </w:t>
            </w:r>
          </w:p>
          <w:p w14:paraId="233423C6" w14:textId="77777777" w:rsidR="003B7719" w:rsidRDefault="003B7719" w:rsidP="003B7719">
            <w:pPr>
              <w:pStyle w:val="txtChuBang"/>
              <w:rPr>
                <w:sz w:val="22"/>
                <w:szCs w:val="22"/>
              </w:rPr>
            </w:pPr>
            <w:r>
              <w:rPr>
                <w:sz w:val="22"/>
                <w:szCs w:val="22"/>
              </w:rPr>
              <w:t xml:space="preserve">- Thiết kế giao diện người dùng </w:t>
            </w:r>
          </w:p>
          <w:p w14:paraId="02F11EFE" w14:textId="77777777" w:rsidR="003B7719" w:rsidRDefault="003B7719" w:rsidP="003B7719">
            <w:pPr>
              <w:pStyle w:val="txtChuBang"/>
              <w:rPr>
                <w:sz w:val="22"/>
                <w:szCs w:val="22"/>
              </w:rPr>
            </w:pPr>
            <w:r>
              <w:rPr>
                <w:sz w:val="22"/>
                <w:szCs w:val="22"/>
              </w:rPr>
              <w:t xml:space="preserve">- Tích hợp nhận dạng giọng nói </w:t>
            </w:r>
          </w:p>
          <w:p w14:paraId="3D133C5B" w14:textId="224D1A27" w:rsidR="003B7719" w:rsidRDefault="003B7719" w:rsidP="003B7719">
            <w:pPr>
              <w:pStyle w:val="txtChuBang"/>
            </w:pPr>
            <w:r>
              <w:rPr>
                <w:sz w:val="22"/>
                <w:szCs w:val="22"/>
              </w:rPr>
              <w:t>- Viết báo cáo</w:t>
            </w:r>
          </w:p>
        </w:tc>
        <w:tc>
          <w:tcPr>
            <w:tcW w:w="1701" w:type="dxa"/>
            <w:vAlign w:val="center"/>
          </w:tcPr>
          <w:p w14:paraId="25FF43A8" w14:textId="3C1027C3" w:rsidR="003B7719" w:rsidRPr="007F0ED6" w:rsidRDefault="003B7719" w:rsidP="003B7719">
            <w:pPr>
              <w:pStyle w:val="txtChuBang"/>
            </w:pPr>
            <w:r>
              <w:t>Đã hoàn thành</w:t>
            </w:r>
          </w:p>
        </w:tc>
      </w:tr>
    </w:tbl>
    <w:p w14:paraId="26EEA5CE" w14:textId="4CD05BC4" w:rsidR="00191AAF" w:rsidRDefault="00191AAF" w:rsidP="00191AAF">
      <w:pPr>
        <w:pStyle w:val="txtNoiDung01"/>
      </w:pPr>
    </w:p>
    <w:p w14:paraId="60C04363" w14:textId="21AA2773" w:rsidR="00591663" w:rsidRDefault="00191AAF" w:rsidP="00EB7705">
      <w:pPr>
        <w:pStyle w:val="txtTieuDe01"/>
      </w:pPr>
      <w:r>
        <w:br w:type="page"/>
      </w:r>
      <w:r w:rsidR="008E39DD" w:rsidRPr="007F0ED6">
        <w:lastRenderedPageBreak/>
        <w:t>M</w:t>
      </w:r>
      <w:r w:rsidR="007900C4" w:rsidRPr="007F0ED6">
        <w:t>ỤC LỤC</w:t>
      </w:r>
    </w:p>
    <w:p w14:paraId="101919E2" w14:textId="126A9FDC" w:rsidR="00EB7705" w:rsidRDefault="00EB7705" w:rsidP="00EB7705">
      <w:pPr>
        <w:pStyle w:val="Mucluc1"/>
        <w:rPr>
          <w:rFonts w:ascii="Calibri" w:eastAsia="Yu Mincho" w:hAnsi="Calibri" w:cs="Arial"/>
          <w:b w:val="0"/>
          <w:caps w:val="0"/>
          <w:kern w:val="2"/>
          <w:sz w:val="22"/>
          <w:szCs w:val="22"/>
        </w:rPr>
      </w:pPr>
      <w:r>
        <w:fldChar w:fldCharType="begin"/>
      </w:r>
      <w:r>
        <w:instrText xml:space="preserve"> TOC \o "1-3" \h \z \u </w:instrText>
      </w:r>
      <w:r>
        <w:fldChar w:fldCharType="separate"/>
      </w:r>
      <w:hyperlink w:anchor="_Toc230994802" w:history="1">
        <w:r w:rsidRPr="00D85BA1">
          <w:rPr>
            <w:rStyle w:val="Siuktni"/>
          </w:rPr>
          <w:t>CHƯƠNG 1:</w:t>
        </w:r>
        <w:r>
          <w:rPr>
            <w:rFonts w:ascii="Calibri" w:eastAsia="Yu Mincho" w:hAnsi="Calibri" w:cs="Arial"/>
            <w:b w:val="0"/>
            <w:caps w:val="0"/>
            <w:kern w:val="2"/>
            <w:sz w:val="22"/>
            <w:szCs w:val="22"/>
          </w:rPr>
          <w:tab/>
        </w:r>
        <w:r w:rsidRPr="00D85BA1">
          <w:rPr>
            <w:rStyle w:val="Siuktni"/>
          </w:rPr>
          <w:t>GIỚI THIỆU</w:t>
        </w:r>
        <w:r>
          <w:rPr>
            <w:webHidden/>
          </w:rPr>
          <w:tab/>
        </w:r>
        <w:r>
          <w:rPr>
            <w:webHidden/>
          </w:rPr>
          <w:fldChar w:fldCharType="begin"/>
        </w:r>
        <w:r>
          <w:rPr>
            <w:webHidden/>
          </w:rPr>
          <w:instrText xml:space="preserve"> PAGEREF _Toc230994802 \h </w:instrText>
        </w:r>
        <w:r>
          <w:rPr>
            <w:webHidden/>
          </w:rPr>
        </w:r>
        <w:r>
          <w:rPr>
            <w:webHidden/>
          </w:rPr>
          <w:fldChar w:fldCharType="separate"/>
        </w:r>
        <w:r>
          <w:rPr>
            <w:webHidden/>
          </w:rPr>
          <w:t>2</w:t>
        </w:r>
        <w:r>
          <w:rPr>
            <w:webHidden/>
          </w:rPr>
          <w:fldChar w:fldCharType="end"/>
        </w:r>
      </w:hyperlink>
    </w:p>
    <w:p w14:paraId="2E02A442" w14:textId="1730EE95" w:rsidR="00EB7705" w:rsidRDefault="00EB7705" w:rsidP="00EB7705">
      <w:pPr>
        <w:pStyle w:val="Mucluc2"/>
        <w:spacing w:line="360" w:lineRule="auto"/>
        <w:rPr>
          <w:rFonts w:ascii="Calibri" w:eastAsia="Yu Mincho" w:hAnsi="Calibri" w:cs="Arial"/>
          <w:kern w:val="2"/>
          <w:sz w:val="22"/>
          <w:szCs w:val="22"/>
        </w:rPr>
      </w:pPr>
      <w:hyperlink w:anchor="_Toc230994803" w:history="1">
        <w:r w:rsidRPr="00D85BA1">
          <w:rPr>
            <w:rStyle w:val="Siuktni"/>
          </w:rPr>
          <w:t>1.1.</w:t>
        </w:r>
        <w:r>
          <w:rPr>
            <w:rFonts w:ascii="Calibri" w:eastAsia="Yu Mincho" w:hAnsi="Calibri" w:cs="Arial"/>
            <w:kern w:val="2"/>
            <w:sz w:val="22"/>
            <w:szCs w:val="22"/>
          </w:rPr>
          <w:tab/>
        </w:r>
        <w:r w:rsidRPr="00D85BA1">
          <w:rPr>
            <w:rStyle w:val="Siuktni"/>
          </w:rPr>
          <w:t>THỰC TRẠNG</w:t>
        </w:r>
        <w:r>
          <w:rPr>
            <w:webHidden/>
          </w:rPr>
          <w:tab/>
        </w:r>
        <w:r>
          <w:rPr>
            <w:webHidden/>
          </w:rPr>
          <w:fldChar w:fldCharType="begin"/>
        </w:r>
        <w:r>
          <w:rPr>
            <w:webHidden/>
          </w:rPr>
          <w:instrText xml:space="preserve"> PAGEREF _Toc230994803 \h </w:instrText>
        </w:r>
        <w:r>
          <w:rPr>
            <w:webHidden/>
          </w:rPr>
        </w:r>
        <w:r>
          <w:rPr>
            <w:webHidden/>
          </w:rPr>
          <w:fldChar w:fldCharType="separate"/>
        </w:r>
        <w:r>
          <w:rPr>
            <w:webHidden/>
          </w:rPr>
          <w:t>2</w:t>
        </w:r>
        <w:r>
          <w:rPr>
            <w:webHidden/>
          </w:rPr>
          <w:fldChar w:fldCharType="end"/>
        </w:r>
      </w:hyperlink>
    </w:p>
    <w:p w14:paraId="36643173" w14:textId="72CA1CE2" w:rsidR="00EB7705" w:rsidRDefault="00EB7705" w:rsidP="00EB7705">
      <w:pPr>
        <w:pStyle w:val="Mucluc2"/>
        <w:spacing w:line="360" w:lineRule="auto"/>
        <w:rPr>
          <w:rFonts w:ascii="Calibri" w:eastAsia="Yu Mincho" w:hAnsi="Calibri" w:cs="Arial"/>
          <w:kern w:val="2"/>
          <w:sz w:val="22"/>
          <w:szCs w:val="22"/>
        </w:rPr>
      </w:pPr>
      <w:hyperlink w:anchor="_Toc230994804" w:history="1">
        <w:r w:rsidRPr="00D85BA1">
          <w:rPr>
            <w:rStyle w:val="Siuktni"/>
          </w:rPr>
          <w:t>1.2.</w:t>
        </w:r>
        <w:r>
          <w:rPr>
            <w:rFonts w:ascii="Calibri" w:eastAsia="Yu Mincho" w:hAnsi="Calibri" w:cs="Arial"/>
            <w:kern w:val="2"/>
            <w:sz w:val="22"/>
            <w:szCs w:val="22"/>
          </w:rPr>
          <w:tab/>
        </w:r>
        <w:r w:rsidRPr="00D85BA1">
          <w:rPr>
            <w:rStyle w:val="Siuktni"/>
          </w:rPr>
          <w:t>CÁC VẤN ĐỀ CẦN GIẢI QUYẾT</w:t>
        </w:r>
        <w:r>
          <w:rPr>
            <w:webHidden/>
          </w:rPr>
          <w:tab/>
        </w:r>
        <w:r>
          <w:rPr>
            <w:webHidden/>
          </w:rPr>
          <w:fldChar w:fldCharType="begin"/>
        </w:r>
        <w:r>
          <w:rPr>
            <w:webHidden/>
          </w:rPr>
          <w:instrText xml:space="preserve"> PAGEREF _Toc230994804 \h </w:instrText>
        </w:r>
        <w:r>
          <w:rPr>
            <w:webHidden/>
          </w:rPr>
        </w:r>
        <w:r>
          <w:rPr>
            <w:webHidden/>
          </w:rPr>
          <w:fldChar w:fldCharType="separate"/>
        </w:r>
        <w:r>
          <w:rPr>
            <w:webHidden/>
          </w:rPr>
          <w:t>2</w:t>
        </w:r>
        <w:r>
          <w:rPr>
            <w:webHidden/>
          </w:rPr>
          <w:fldChar w:fldCharType="end"/>
        </w:r>
      </w:hyperlink>
    </w:p>
    <w:p w14:paraId="3CC9C878" w14:textId="1CA6A8A3" w:rsidR="00EB7705" w:rsidRDefault="00EB7705" w:rsidP="00EB7705">
      <w:pPr>
        <w:pStyle w:val="Mucluc2"/>
        <w:spacing w:line="360" w:lineRule="auto"/>
        <w:rPr>
          <w:rFonts w:ascii="Calibri" w:eastAsia="Yu Mincho" w:hAnsi="Calibri" w:cs="Arial"/>
          <w:kern w:val="2"/>
          <w:sz w:val="22"/>
          <w:szCs w:val="22"/>
        </w:rPr>
      </w:pPr>
      <w:hyperlink w:anchor="_Toc230994805" w:history="1">
        <w:r w:rsidRPr="00D85BA1">
          <w:rPr>
            <w:rStyle w:val="Siuktni"/>
          </w:rPr>
          <w:t>1.3.</w:t>
        </w:r>
        <w:r>
          <w:rPr>
            <w:rFonts w:ascii="Calibri" w:eastAsia="Yu Mincho" w:hAnsi="Calibri" w:cs="Arial"/>
            <w:kern w:val="2"/>
            <w:sz w:val="22"/>
            <w:szCs w:val="22"/>
          </w:rPr>
          <w:tab/>
        </w:r>
        <w:r w:rsidRPr="00D85BA1">
          <w:rPr>
            <w:rStyle w:val="Siuktni"/>
          </w:rPr>
          <w:t>ĐỀ XUẤT GIẢI PHÁP TỔNG QUAN</w:t>
        </w:r>
        <w:r>
          <w:rPr>
            <w:webHidden/>
          </w:rPr>
          <w:tab/>
        </w:r>
        <w:r>
          <w:rPr>
            <w:webHidden/>
          </w:rPr>
          <w:fldChar w:fldCharType="begin"/>
        </w:r>
        <w:r>
          <w:rPr>
            <w:webHidden/>
          </w:rPr>
          <w:instrText xml:space="preserve"> PAGEREF _Toc230994805 \h </w:instrText>
        </w:r>
        <w:r>
          <w:rPr>
            <w:webHidden/>
          </w:rPr>
        </w:r>
        <w:r>
          <w:rPr>
            <w:webHidden/>
          </w:rPr>
          <w:fldChar w:fldCharType="separate"/>
        </w:r>
        <w:r>
          <w:rPr>
            <w:webHidden/>
          </w:rPr>
          <w:t>3</w:t>
        </w:r>
        <w:r>
          <w:rPr>
            <w:webHidden/>
          </w:rPr>
          <w:fldChar w:fldCharType="end"/>
        </w:r>
      </w:hyperlink>
    </w:p>
    <w:p w14:paraId="241C6635" w14:textId="04733865" w:rsidR="00EB7705" w:rsidRDefault="00EB7705" w:rsidP="00EB7705">
      <w:pPr>
        <w:pStyle w:val="Mucluc2"/>
        <w:spacing w:line="360" w:lineRule="auto"/>
        <w:rPr>
          <w:rFonts w:ascii="Calibri" w:eastAsia="Yu Mincho" w:hAnsi="Calibri" w:cs="Arial"/>
          <w:kern w:val="2"/>
          <w:sz w:val="22"/>
          <w:szCs w:val="22"/>
        </w:rPr>
      </w:pPr>
      <w:hyperlink w:anchor="_Toc230994806" w:history="1">
        <w:r w:rsidRPr="00D85BA1">
          <w:rPr>
            <w:rStyle w:val="Siuktni"/>
          </w:rPr>
          <w:t>1.4.</w:t>
        </w:r>
        <w:r>
          <w:rPr>
            <w:rFonts w:ascii="Calibri" w:eastAsia="Yu Mincho" w:hAnsi="Calibri" w:cs="Arial"/>
            <w:kern w:val="2"/>
            <w:sz w:val="22"/>
            <w:szCs w:val="22"/>
          </w:rPr>
          <w:tab/>
        </w:r>
        <w:r w:rsidRPr="00D85BA1">
          <w:rPr>
            <w:rStyle w:val="Siuktni"/>
          </w:rPr>
          <w:t>SƠ ĐỒ TỔNG QUAN CHƯƠNG TRÌNH</w:t>
        </w:r>
        <w:r>
          <w:rPr>
            <w:webHidden/>
          </w:rPr>
          <w:tab/>
        </w:r>
        <w:r>
          <w:rPr>
            <w:webHidden/>
          </w:rPr>
          <w:fldChar w:fldCharType="begin"/>
        </w:r>
        <w:r>
          <w:rPr>
            <w:webHidden/>
          </w:rPr>
          <w:instrText xml:space="preserve"> PAGEREF _Toc230994806 \h </w:instrText>
        </w:r>
        <w:r>
          <w:rPr>
            <w:webHidden/>
          </w:rPr>
        </w:r>
        <w:r>
          <w:rPr>
            <w:webHidden/>
          </w:rPr>
          <w:fldChar w:fldCharType="separate"/>
        </w:r>
        <w:r>
          <w:rPr>
            <w:webHidden/>
          </w:rPr>
          <w:t>4</w:t>
        </w:r>
        <w:r>
          <w:rPr>
            <w:webHidden/>
          </w:rPr>
          <w:fldChar w:fldCharType="end"/>
        </w:r>
      </w:hyperlink>
    </w:p>
    <w:p w14:paraId="7089C516" w14:textId="0C9E5041" w:rsidR="00EB7705" w:rsidRDefault="00EB7705" w:rsidP="00EB7705">
      <w:pPr>
        <w:pStyle w:val="Mucluc1"/>
        <w:rPr>
          <w:rFonts w:ascii="Calibri" w:eastAsia="Yu Mincho" w:hAnsi="Calibri" w:cs="Arial"/>
          <w:b w:val="0"/>
          <w:caps w:val="0"/>
          <w:kern w:val="2"/>
          <w:sz w:val="22"/>
          <w:szCs w:val="22"/>
        </w:rPr>
      </w:pPr>
      <w:hyperlink w:anchor="_Toc230994807" w:history="1">
        <w:r w:rsidRPr="00D85BA1">
          <w:rPr>
            <w:rStyle w:val="Siuktni"/>
          </w:rPr>
          <w:t>CHƯƠNG 2:</w:t>
        </w:r>
        <w:r>
          <w:rPr>
            <w:rFonts w:ascii="Calibri" w:eastAsia="Yu Mincho" w:hAnsi="Calibri" w:cs="Arial"/>
            <w:b w:val="0"/>
            <w:caps w:val="0"/>
            <w:kern w:val="2"/>
            <w:sz w:val="22"/>
            <w:szCs w:val="22"/>
          </w:rPr>
          <w:tab/>
        </w:r>
        <w:r w:rsidRPr="00D85BA1">
          <w:rPr>
            <w:rStyle w:val="Siuktni"/>
          </w:rPr>
          <w:t>GIẢI PHÁP</w:t>
        </w:r>
        <w:r>
          <w:rPr>
            <w:webHidden/>
          </w:rPr>
          <w:tab/>
        </w:r>
        <w:r>
          <w:rPr>
            <w:webHidden/>
          </w:rPr>
          <w:fldChar w:fldCharType="begin"/>
        </w:r>
        <w:r>
          <w:rPr>
            <w:webHidden/>
          </w:rPr>
          <w:instrText xml:space="preserve"> PAGEREF _Toc230994807 \h </w:instrText>
        </w:r>
        <w:r>
          <w:rPr>
            <w:webHidden/>
          </w:rPr>
        </w:r>
        <w:r>
          <w:rPr>
            <w:webHidden/>
          </w:rPr>
          <w:fldChar w:fldCharType="separate"/>
        </w:r>
        <w:r>
          <w:rPr>
            <w:webHidden/>
          </w:rPr>
          <w:t>5</w:t>
        </w:r>
        <w:r>
          <w:rPr>
            <w:webHidden/>
          </w:rPr>
          <w:fldChar w:fldCharType="end"/>
        </w:r>
      </w:hyperlink>
    </w:p>
    <w:p w14:paraId="705AC1EB" w14:textId="7FE6D4EF" w:rsidR="00EB7705" w:rsidRDefault="00EB7705" w:rsidP="00EB7705">
      <w:pPr>
        <w:pStyle w:val="Mucluc2"/>
        <w:spacing w:line="360" w:lineRule="auto"/>
        <w:rPr>
          <w:rFonts w:ascii="Calibri" w:eastAsia="Yu Mincho" w:hAnsi="Calibri" w:cs="Arial"/>
          <w:kern w:val="2"/>
          <w:sz w:val="22"/>
          <w:szCs w:val="22"/>
        </w:rPr>
      </w:pPr>
      <w:hyperlink w:anchor="_Toc230994808" w:history="1">
        <w:r w:rsidRPr="00D85BA1">
          <w:rPr>
            <w:rStyle w:val="Siuktni"/>
          </w:rPr>
          <w:t>2.1.</w:t>
        </w:r>
        <w:r>
          <w:rPr>
            <w:rFonts w:ascii="Calibri" w:eastAsia="Yu Mincho" w:hAnsi="Calibri" w:cs="Arial"/>
            <w:kern w:val="2"/>
            <w:sz w:val="22"/>
            <w:szCs w:val="22"/>
          </w:rPr>
          <w:tab/>
        </w:r>
        <w:r w:rsidRPr="00D85BA1">
          <w:rPr>
            <w:rStyle w:val="Siuktni"/>
          </w:rPr>
          <w:t>GIẢI PHÁP PHẦN CỨNG</w:t>
        </w:r>
        <w:r>
          <w:rPr>
            <w:webHidden/>
          </w:rPr>
          <w:tab/>
        </w:r>
        <w:r>
          <w:rPr>
            <w:webHidden/>
          </w:rPr>
          <w:fldChar w:fldCharType="begin"/>
        </w:r>
        <w:r>
          <w:rPr>
            <w:webHidden/>
          </w:rPr>
          <w:instrText xml:space="preserve"> PAGEREF _Toc230994808 \h </w:instrText>
        </w:r>
        <w:r>
          <w:rPr>
            <w:webHidden/>
          </w:rPr>
        </w:r>
        <w:r>
          <w:rPr>
            <w:webHidden/>
          </w:rPr>
          <w:fldChar w:fldCharType="separate"/>
        </w:r>
        <w:r>
          <w:rPr>
            <w:webHidden/>
          </w:rPr>
          <w:t>5</w:t>
        </w:r>
        <w:r>
          <w:rPr>
            <w:webHidden/>
          </w:rPr>
          <w:fldChar w:fldCharType="end"/>
        </w:r>
      </w:hyperlink>
    </w:p>
    <w:p w14:paraId="64CE47FC" w14:textId="4068CF53"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09" w:history="1">
        <w:r w:rsidRPr="00D85BA1">
          <w:rPr>
            <w:rStyle w:val="Siuktni"/>
          </w:rPr>
          <w:t>2.1.1.</w:t>
        </w:r>
        <w:r>
          <w:rPr>
            <w:rFonts w:ascii="Calibri" w:eastAsia="Yu Mincho" w:hAnsi="Calibri" w:cs="Arial"/>
            <w:kern w:val="2"/>
            <w:sz w:val="22"/>
            <w:szCs w:val="22"/>
          </w:rPr>
          <w:tab/>
        </w:r>
        <w:r w:rsidRPr="00D85BA1">
          <w:rPr>
            <w:rStyle w:val="Siuktni"/>
          </w:rPr>
          <w:t>Raspberry Pi 3 Model B</w:t>
        </w:r>
        <w:r>
          <w:rPr>
            <w:webHidden/>
          </w:rPr>
          <w:tab/>
        </w:r>
        <w:r>
          <w:rPr>
            <w:webHidden/>
          </w:rPr>
          <w:fldChar w:fldCharType="begin"/>
        </w:r>
        <w:r>
          <w:rPr>
            <w:webHidden/>
          </w:rPr>
          <w:instrText xml:space="preserve"> PAGEREF _Toc230994809 \h </w:instrText>
        </w:r>
        <w:r>
          <w:rPr>
            <w:webHidden/>
          </w:rPr>
        </w:r>
        <w:r>
          <w:rPr>
            <w:webHidden/>
          </w:rPr>
          <w:fldChar w:fldCharType="separate"/>
        </w:r>
        <w:r>
          <w:rPr>
            <w:webHidden/>
          </w:rPr>
          <w:t>8</w:t>
        </w:r>
        <w:r>
          <w:rPr>
            <w:webHidden/>
          </w:rPr>
          <w:fldChar w:fldCharType="end"/>
        </w:r>
      </w:hyperlink>
    </w:p>
    <w:p w14:paraId="58AC72E0" w14:textId="47D24203"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10" w:history="1">
        <w:r w:rsidRPr="00D85BA1">
          <w:rPr>
            <w:rStyle w:val="Siuktni"/>
          </w:rPr>
          <w:t>2.1.2.</w:t>
        </w:r>
        <w:r>
          <w:rPr>
            <w:rFonts w:ascii="Calibri" w:eastAsia="Yu Mincho" w:hAnsi="Calibri" w:cs="Arial"/>
            <w:kern w:val="2"/>
            <w:sz w:val="22"/>
            <w:szCs w:val="22"/>
          </w:rPr>
          <w:tab/>
        </w:r>
        <w:r w:rsidRPr="00D85BA1">
          <w:rPr>
            <w:rStyle w:val="Siuktni"/>
          </w:rPr>
          <w:t>Cảm biến DHT11</w:t>
        </w:r>
        <w:r>
          <w:rPr>
            <w:webHidden/>
          </w:rPr>
          <w:tab/>
        </w:r>
        <w:r>
          <w:rPr>
            <w:webHidden/>
          </w:rPr>
          <w:fldChar w:fldCharType="begin"/>
        </w:r>
        <w:r>
          <w:rPr>
            <w:webHidden/>
          </w:rPr>
          <w:instrText xml:space="preserve"> PAGEREF _Toc230994810 \h </w:instrText>
        </w:r>
        <w:r>
          <w:rPr>
            <w:webHidden/>
          </w:rPr>
        </w:r>
        <w:r>
          <w:rPr>
            <w:webHidden/>
          </w:rPr>
          <w:fldChar w:fldCharType="separate"/>
        </w:r>
        <w:r>
          <w:rPr>
            <w:webHidden/>
          </w:rPr>
          <w:t>8</w:t>
        </w:r>
        <w:r>
          <w:rPr>
            <w:webHidden/>
          </w:rPr>
          <w:fldChar w:fldCharType="end"/>
        </w:r>
      </w:hyperlink>
    </w:p>
    <w:p w14:paraId="6ABFDD87" w14:textId="48546949"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11" w:history="1">
        <w:r w:rsidRPr="00D85BA1">
          <w:rPr>
            <w:rStyle w:val="Siuktni"/>
          </w:rPr>
          <w:t>2.1.3.</w:t>
        </w:r>
        <w:r>
          <w:rPr>
            <w:rFonts w:ascii="Calibri" w:eastAsia="Yu Mincho" w:hAnsi="Calibri" w:cs="Arial"/>
            <w:kern w:val="2"/>
            <w:sz w:val="22"/>
            <w:szCs w:val="22"/>
          </w:rPr>
          <w:tab/>
        </w:r>
        <w:r w:rsidRPr="00D85BA1">
          <w:rPr>
            <w:rStyle w:val="Siuktni"/>
          </w:rPr>
          <w:t>Cảm biến khí gas MQ-2</w:t>
        </w:r>
        <w:r>
          <w:rPr>
            <w:webHidden/>
          </w:rPr>
          <w:tab/>
        </w:r>
        <w:r>
          <w:rPr>
            <w:webHidden/>
          </w:rPr>
          <w:fldChar w:fldCharType="begin"/>
        </w:r>
        <w:r>
          <w:rPr>
            <w:webHidden/>
          </w:rPr>
          <w:instrText xml:space="preserve"> PAGEREF _Toc230994811 \h </w:instrText>
        </w:r>
        <w:r>
          <w:rPr>
            <w:webHidden/>
          </w:rPr>
        </w:r>
        <w:r>
          <w:rPr>
            <w:webHidden/>
          </w:rPr>
          <w:fldChar w:fldCharType="separate"/>
        </w:r>
        <w:r>
          <w:rPr>
            <w:webHidden/>
          </w:rPr>
          <w:t>9</w:t>
        </w:r>
        <w:r>
          <w:rPr>
            <w:webHidden/>
          </w:rPr>
          <w:fldChar w:fldCharType="end"/>
        </w:r>
      </w:hyperlink>
    </w:p>
    <w:p w14:paraId="5DA2824C" w14:textId="04875ECD"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12" w:history="1">
        <w:r w:rsidRPr="00D85BA1">
          <w:rPr>
            <w:rStyle w:val="Siuktni"/>
          </w:rPr>
          <w:t>2.1.4.</w:t>
        </w:r>
        <w:r>
          <w:rPr>
            <w:rFonts w:ascii="Calibri" w:eastAsia="Yu Mincho" w:hAnsi="Calibri" w:cs="Arial"/>
            <w:kern w:val="2"/>
            <w:sz w:val="22"/>
            <w:szCs w:val="22"/>
          </w:rPr>
          <w:tab/>
        </w:r>
        <w:r w:rsidRPr="00D85BA1">
          <w:rPr>
            <w:rStyle w:val="Siuktni"/>
          </w:rPr>
          <w:t>Cảm biến siêu âm HC-SR04</w:t>
        </w:r>
        <w:r>
          <w:rPr>
            <w:webHidden/>
          </w:rPr>
          <w:tab/>
        </w:r>
        <w:r>
          <w:rPr>
            <w:webHidden/>
          </w:rPr>
          <w:fldChar w:fldCharType="begin"/>
        </w:r>
        <w:r>
          <w:rPr>
            <w:webHidden/>
          </w:rPr>
          <w:instrText xml:space="preserve"> PAGEREF _Toc230994812 \h </w:instrText>
        </w:r>
        <w:r>
          <w:rPr>
            <w:webHidden/>
          </w:rPr>
        </w:r>
        <w:r>
          <w:rPr>
            <w:webHidden/>
          </w:rPr>
          <w:fldChar w:fldCharType="separate"/>
        </w:r>
        <w:r>
          <w:rPr>
            <w:webHidden/>
          </w:rPr>
          <w:t>10</w:t>
        </w:r>
        <w:r>
          <w:rPr>
            <w:webHidden/>
          </w:rPr>
          <w:fldChar w:fldCharType="end"/>
        </w:r>
      </w:hyperlink>
    </w:p>
    <w:p w14:paraId="3E6D79EC" w14:textId="5725A9F2"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13" w:history="1">
        <w:r w:rsidRPr="00D85BA1">
          <w:rPr>
            <w:rStyle w:val="Siuktni"/>
          </w:rPr>
          <w:t>2.1.5.</w:t>
        </w:r>
        <w:r>
          <w:rPr>
            <w:rFonts w:ascii="Calibri" w:eastAsia="Yu Mincho" w:hAnsi="Calibri" w:cs="Arial"/>
            <w:kern w:val="2"/>
            <w:sz w:val="22"/>
            <w:szCs w:val="22"/>
          </w:rPr>
          <w:tab/>
        </w:r>
        <w:r w:rsidRPr="00D85BA1">
          <w:rPr>
            <w:rStyle w:val="Siuktni"/>
          </w:rPr>
          <w:t>Cảm biến báo cháy</w:t>
        </w:r>
        <w:r>
          <w:rPr>
            <w:webHidden/>
          </w:rPr>
          <w:tab/>
        </w:r>
        <w:r>
          <w:rPr>
            <w:webHidden/>
          </w:rPr>
          <w:fldChar w:fldCharType="begin"/>
        </w:r>
        <w:r>
          <w:rPr>
            <w:webHidden/>
          </w:rPr>
          <w:instrText xml:space="preserve"> PAGEREF _Toc230994813 \h </w:instrText>
        </w:r>
        <w:r>
          <w:rPr>
            <w:webHidden/>
          </w:rPr>
        </w:r>
        <w:r>
          <w:rPr>
            <w:webHidden/>
          </w:rPr>
          <w:fldChar w:fldCharType="separate"/>
        </w:r>
        <w:r>
          <w:rPr>
            <w:webHidden/>
          </w:rPr>
          <w:t>11</w:t>
        </w:r>
        <w:r>
          <w:rPr>
            <w:webHidden/>
          </w:rPr>
          <w:fldChar w:fldCharType="end"/>
        </w:r>
      </w:hyperlink>
    </w:p>
    <w:p w14:paraId="08EB242F" w14:textId="280AF5C4"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14" w:history="1">
        <w:r w:rsidRPr="00D85BA1">
          <w:rPr>
            <w:rStyle w:val="Siuktni"/>
          </w:rPr>
          <w:t>2.1.6.</w:t>
        </w:r>
        <w:r>
          <w:rPr>
            <w:rFonts w:ascii="Calibri" w:eastAsia="Yu Mincho" w:hAnsi="Calibri" w:cs="Arial"/>
            <w:kern w:val="2"/>
            <w:sz w:val="22"/>
            <w:szCs w:val="22"/>
          </w:rPr>
          <w:tab/>
        </w:r>
        <w:r w:rsidRPr="00D85BA1">
          <w:rPr>
            <w:rStyle w:val="Siuktni"/>
          </w:rPr>
          <w:t>Servo</w:t>
        </w:r>
        <w:r>
          <w:rPr>
            <w:webHidden/>
          </w:rPr>
          <w:tab/>
        </w:r>
        <w:r>
          <w:rPr>
            <w:webHidden/>
          </w:rPr>
          <w:fldChar w:fldCharType="begin"/>
        </w:r>
        <w:r>
          <w:rPr>
            <w:webHidden/>
          </w:rPr>
          <w:instrText xml:space="preserve"> PAGEREF _Toc230994814 \h </w:instrText>
        </w:r>
        <w:r>
          <w:rPr>
            <w:webHidden/>
          </w:rPr>
        </w:r>
        <w:r>
          <w:rPr>
            <w:webHidden/>
          </w:rPr>
          <w:fldChar w:fldCharType="separate"/>
        </w:r>
        <w:r>
          <w:rPr>
            <w:webHidden/>
          </w:rPr>
          <w:t>12</w:t>
        </w:r>
        <w:r>
          <w:rPr>
            <w:webHidden/>
          </w:rPr>
          <w:fldChar w:fldCharType="end"/>
        </w:r>
      </w:hyperlink>
    </w:p>
    <w:p w14:paraId="3FD7E38F" w14:textId="49B63541"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15" w:history="1">
        <w:r w:rsidRPr="00D85BA1">
          <w:rPr>
            <w:rStyle w:val="Siuktni"/>
          </w:rPr>
          <w:t>2.1.7.</w:t>
        </w:r>
        <w:r>
          <w:rPr>
            <w:rFonts w:ascii="Calibri" w:eastAsia="Yu Mincho" w:hAnsi="Calibri" w:cs="Arial"/>
            <w:kern w:val="2"/>
            <w:sz w:val="22"/>
            <w:szCs w:val="22"/>
          </w:rPr>
          <w:tab/>
        </w:r>
        <w:r w:rsidRPr="00D85BA1">
          <w:rPr>
            <w:rStyle w:val="Siuktni"/>
          </w:rPr>
          <w:t>Đèn và Quạt (qua Relay Module)</w:t>
        </w:r>
        <w:r>
          <w:rPr>
            <w:webHidden/>
          </w:rPr>
          <w:tab/>
        </w:r>
        <w:r>
          <w:rPr>
            <w:webHidden/>
          </w:rPr>
          <w:fldChar w:fldCharType="begin"/>
        </w:r>
        <w:r>
          <w:rPr>
            <w:webHidden/>
          </w:rPr>
          <w:instrText xml:space="preserve"> PAGEREF _Toc230994815 \h </w:instrText>
        </w:r>
        <w:r>
          <w:rPr>
            <w:webHidden/>
          </w:rPr>
        </w:r>
        <w:r>
          <w:rPr>
            <w:webHidden/>
          </w:rPr>
          <w:fldChar w:fldCharType="separate"/>
        </w:r>
        <w:r>
          <w:rPr>
            <w:webHidden/>
          </w:rPr>
          <w:t>13</w:t>
        </w:r>
        <w:r>
          <w:rPr>
            <w:webHidden/>
          </w:rPr>
          <w:fldChar w:fldCharType="end"/>
        </w:r>
      </w:hyperlink>
    </w:p>
    <w:p w14:paraId="5841BF89" w14:textId="5BDC68B9" w:rsidR="00EB7705" w:rsidRDefault="00EB7705" w:rsidP="00EB7705">
      <w:pPr>
        <w:pStyle w:val="Mucluc2"/>
        <w:spacing w:line="360" w:lineRule="auto"/>
        <w:rPr>
          <w:rFonts w:ascii="Calibri" w:eastAsia="Yu Mincho" w:hAnsi="Calibri" w:cs="Arial"/>
          <w:kern w:val="2"/>
          <w:sz w:val="22"/>
          <w:szCs w:val="22"/>
        </w:rPr>
      </w:pPr>
      <w:hyperlink w:anchor="_Toc230994816" w:history="1">
        <w:r w:rsidRPr="00D85BA1">
          <w:rPr>
            <w:rStyle w:val="Siuktni"/>
          </w:rPr>
          <w:t>2.2.</w:t>
        </w:r>
        <w:r>
          <w:rPr>
            <w:rFonts w:ascii="Calibri" w:eastAsia="Yu Mincho" w:hAnsi="Calibri" w:cs="Arial"/>
            <w:kern w:val="2"/>
            <w:sz w:val="22"/>
            <w:szCs w:val="22"/>
          </w:rPr>
          <w:tab/>
        </w:r>
        <w:r w:rsidRPr="00D85BA1">
          <w:rPr>
            <w:rStyle w:val="Siuktni"/>
          </w:rPr>
          <w:t>GIẢI PHÁP TRUYỀN THÔNG</w:t>
        </w:r>
        <w:r>
          <w:rPr>
            <w:webHidden/>
          </w:rPr>
          <w:tab/>
        </w:r>
        <w:r>
          <w:rPr>
            <w:webHidden/>
          </w:rPr>
          <w:fldChar w:fldCharType="begin"/>
        </w:r>
        <w:r>
          <w:rPr>
            <w:webHidden/>
          </w:rPr>
          <w:instrText xml:space="preserve"> PAGEREF _Toc230994816 \h </w:instrText>
        </w:r>
        <w:r>
          <w:rPr>
            <w:webHidden/>
          </w:rPr>
        </w:r>
        <w:r>
          <w:rPr>
            <w:webHidden/>
          </w:rPr>
          <w:fldChar w:fldCharType="separate"/>
        </w:r>
        <w:r>
          <w:rPr>
            <w:webHidden/>
          </w:rPr>
          <w:t>15</w:t>
        </w:r>
        <w:r>
          <w:rPr>
            <w:webHidden/>
          </w:rPr>
          <w:fldChar w:fldCharType="end"/>
        </w:r>
      </w:hyperlink>
    </w:p>
    <w:p w14:paraId="6D5DDBC2" w14:textId="5B302798"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17" w:history="1">
        <w:r w:rsidRPr="00D85BA1">
          <w:rPr>
            <w:rStyle w:val="Siuktni"/>
            <w:lang w:val="en-US"/>
          </w:rPr>
          <w:t>2.2.1.</w:t>
        </w:r>
        <w:r>
          <w:rPr>
            <w:rFonts w:ascii="Calibri" w:eastAsia="Yu Mincho" w:hAnsi="Calibri" w:cs="Arial"/>
            <w:kern w:val="2"/>
            <w:sz w:val="22"/>
            <w:szCs w:val="22"/>
          </w:rPr>
          <w:tab/>
        </w:r>
        <w:r w:rsidRPr="00D85BA1">
          <w:rPr>
            <w:rStyle w:val="Siuktni"/>
            <w:lang w:val="en-US"/>
          </w:rPr>
          <w:t>Giao thức MQTT</w:t>
        </w:r>
        <w:r>
          <w:rPr>
            <w:webHidden/>
          </w:rPr>
          <w:tab/>
        </w:r>
        <w:r>
          <w:rPr>
            <w:webHidden/>
          </w:rPr>
          <w:fldChar w:fldCharType="begin"/>
        </w:r>
        <w:r>
          <w:rPr>
            <w:webHidden/>
          </w:rPr>
          <w:instrText xml:space="preserve"> PAGEREF _Toc230994817 \h </w:instrText>
        </w:r>
        <w:r>
          <w:rPr>
            <w:webHidden/>
          </w:rPr>
        </w:r>
        <w:r>
          <w:rPr>
            <w:webHidden/>
          </w:rPr>
          <w:fldChar w:fldCharType="separate"/>
        </w:r>
        <w:r>
          <w:rPr>
            <w:webHidden/>
          </w:rPr>
          <w:t>15</w:t>
        </w:r>
        <w:r>
          <w:rPr>
            <w:webHidden/>
          </w:rPr>
          <w:fldChar w:fldCharType="end"/>
        </w:r>
      </w:hyperlink>
    </w:p>
    <w:p w14:paraId="44C49E62" w14:textId="23D5061B"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18" w:history="1">
        <w:r w:rsidRPr="00D85BA1">
          <w:rPr>
            <w:rStyle w:val="Siuktni"/>
            <w:lang w:val="en-US"/>
          </w:rPr>
          <w:t>2.2.2.</w:t>
        </w:r>
        <w:r>
          <w:rPr>
            <w:rFonts w:ascii="Calibri" w:eastAsia="Yu Mincho" w:hAnsi="Calibri" w:cs="Arial"/>
            <w:kern w:val="2"/>
            <w:sz w:val="22"/>
            <w:szCs w:val="22"/>
          </w:rPr>
          <w:tab/>
        </w:r>
        <w:r w:rsidRPr="00D85BA1">
          <w:rPr>
            <w:rStyle w:val="Siuktni"/>
            <w:lang w:val="en-US"/>
          </w:rPr>
          <w:t>Giao thức WebSocket</w:t>
        </w:r>
        <w:r>
          <w:rPr>
            <w:webHidden/>
          </w:rPr>
          <w:tab/>
        </w:r>
        <w:r>
          <w:rPr>
            <w:webHidden/>
          </w:rPr>
          <w:fldChar w:fldCharType="begin"/>
        </w:r>
        <w:r>
          <w:rPr>
            <w:webHidden/>
          </w:rPr>
          <w:instrText xml:space="preserve"> PAGEREF _Toc230994818 \h </w:instrText>
        </w:r>
        <w:r>
          <w:rPr>
            <w:webHidden/>
          </w:rPr>
        </w:r>
        <w:r>
          <w:rPr>
            <w:webHidden/>
          </w:rPr>
          <w:fldChar w:fldCharType="separate"/>
        </w:r>
        <w:r>
          <w:rPr>
            <w:webHidden/>
          </w:rPr>
          <w:t>16</w:t>
        </w:r>
        <w:r>
          <w:rPr>
            <w:webHidden/>
          </w:rPr>
          <w:fldChar w:fldCharType="end"/>
        </w:r>
      </w:hyperlink>
    </w:p>
    <w:p w14:paraId="45FCE7A6" w14:textId="31003357"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19" w:history="1">
        <w:r w:rsidRPr="00D85BA1">
          <w:rPr>
            <w:rStyle w:val="Siuktni"/>
            <w:lang w:val="en-US"/>
          </w:rPr>
          <w:t>2.2.3.</w:t>
        </w:r>
        <w:r>
          <w:rPr>
            <w:rFonts w:ascii="Calibri" w:eastAsia="Yu Mincho" w:hAnsi="Calibri" w:cs="Arial"/>
            <w:kern w:val="2"/>
            <w:sz w:val="22"/>
            <w:szCs w:val="22"/>
          </w:rPr>
          <w:tab/>
        </w:r>
        <w:r w:rsidRPr="00D85BA1">
          <w:rPr>
            <w:rStyle w:val="Siuktni"/>
            <w:lang w:val="en-US"/>
          </w:rPr>
          <w:t>REST API</w:t>
        </w:r>
        <w:r>
          <w:rPr>
            <w:webHidden/>
          </w:rPr>
          <w:tab/>
        </w:r>
        <w:r>
          <w:rPr>
            <w:webHidden/>
          </w:rPr>
          <w:fldChar w:fldCharType="begin"/>
        </w:r>
        <w:r>
          <w:rPr>
            <w:webHidden/>
          </w:rPr>
          <w:instrText xml:space="preserve"> PAGEREF _Toc230994819 \h </w:instrText>
        </w:r>
        <w:r>
          <w:rPr>
            <w:webHidden/>
          </w:rPr>
        </w:r>
        <w:r>
          <w:rPr>
            <w:webHidden/>
          </w:rPr>
          <w:fldChar w:fldCharType="separate"/>
        </w:r>
        <w:r>
          <w:rPr>
            <w:webHidden/>
          </w:rPr>
          <w:t>17</w:t>
        </w:r>
        <w:r>
          <w:rPr>
            <w:webHidden/>
          </w:rPr>
          <w:fldChar w:fldCharType="end"/>
        </w:r>
      </w:hyperlink>
    </w:p>
    <w:p w14:paraId="124FA12D" w14:textId="131EDD09"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20" w:history="1">
        <w:r w:rsidRPr="00D85BA1">
          <w:rPr>
            <w:rStyle w:val="Siuktni"/>
            <w:lang w:val="en-US"/>
          </w:rPr>
          <w:t>2.2.4.</w:t>
        </w:r>
        <w:r>
          <w:rPr>
            <w:rFonts w:ascii="Calibri" w:eastAsia="Yu Mincho" w:hAnsi="Calibri" w:cs="Arial"/>
            <w:kern w:val="2"/>
            <w:sz w:val="22"/>
            <w:szCs w:val="22"/>
          </w:rPr>
          <w:tab/>
        </w:r>
        <w:r w:rsidRPr="00D85BA1">
          <w:rPr>
            <w:rStyle w:val="Siuktni"/>
            <w:lang w:val="en-US"/>
          </w:rPr>
          <w:t>Thiết kế topic và payload truyền thông</w:t>
        </w:r>
        <w:r>
          <w:rPr>
            <w:webHidden/>
          </w:rPr>
          <w:tab/>
        </w:r>
        <w:r>
          <w:rPr>
            <w:webHidden/>
          </w:rPr>
          <w:fldChar w:fldCharType="begin"/>
        </w:r>
        <w:r>
          <w:rPr>
            <w:webHidden/>
          </w:rPr>
          <w:instrText xml:space="preserve"> PAGEREF _Toc230994820 \h </w:instrText>
        </w:r>
        <w:r>
          <w:rPr>
            <w:webHidden/>
          </w:rPr>
        </w:r>
        <w:r>
          <w:rPr>
            <w:webHidden/>
          </w:rPr>
          <w:fldChar w:fldCharType="separate"/>
        </w:r>
        <w:r>
          <w:rPr>
            <w:webHidden/>
          </w:rPr>
          <w:t>17</w:t>
        </w:r>
        <w:r>
          <w:rPr>
            <w:webHidden/>
          </w:rPr>
          <w:fldChar w:fldCharType="end"/>
        </w:r>
      </w:hyperlink>
    </w:p>
    <w:p w14:paraId="13E6F4F8" w14:textId="7B0B9CF8"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21" w:history="1">
        <w:r w:rsidRPr="00D85BA1">
          <w:rPr>
            <w:rStyle w:val="Siuktni"/>
            <w:lang w:val="en-US"/>
          </w:rPr>
          <w:t>2.2.5.</w:t>
        </w:r>
        <w:r>
          <w:rPr>
            <w:rFonts w:ascii="Calibri" w:eastAsia="Yu Mincho" w:hAnsi="Calibri" w:cs="Arial"/>
            <w:kern w:val="2"/>
            <w:sz w:val="22"/>
            <w:szCs w:val="22"/>
          </w:rPr>
          <w:tab/>
        </w:r>
        <w:r w:rsidRPr="00D85BA1">
          <w:rPr>
            <w:rStyle w:val="Siuktni"/>
            <w:lang w:val="en-US"/>
          </w:rPr>
          <w:t>Luồng truyền thông trong chương trình</w:t>
        </w:r>
        <w:r>
          <w:rPr>
            <w:webHidden/>
          </w:rPr>
          <w:tab/>
        </w:r>
        <w:r>
          <w:rPr>
            <w:webHidden/>
          </w:rPr>
          <w:fldChar w:fldCharType="begin"/>
        </w:r>
        <w:r>
          <w:rPr>
            <w:webHidden/>
          </w:rPr>
          <w:instrText xml:space="preserve"> PAGEREF _Toc230994821 \h </w:instrText>
        </w:r>
        <w:r>
          <w:rPr>
            <w:webHidden/>
          </w:rPr>
        </w:r>
        <w:r>
          <w:rPr>
            <w:webHidden/>
          </w:rPr>
          <w:fldChar w:fldCharType="separate"/>
        </w:r>
        <w:r>
          <w:rPr>
            <w:webHidden/>
          </w:rPr>
          <w:t>18</w:t>
        </w:r>
        <w:r>
          <w:rPr>
            <w:webHidden/>
          </w:rPr>
          <w:fldChar w:fldCharType="end"/>
        </w:r>
      </w:hyperlink>
    </w:p>
    <w:p w14:paraId="1E509BB9" w14:textId="3603E01E"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22" w:history="1">
        <w:r w:rsidRPr="00D85BA1">
          <w:rPr>
            <w:rStyle w:val="Siuktni"/>
            <w:lang w:val="en-US"/>
          </w:rPr>
          <w:t>2.2.6.</w:t>
        </w:r>
        <w:r>
          <w:rPr>
            <w:rFonts w:ascii="Calibri" w:eastAsia="Yu Mincho" w:hAnsi="Calibri" w:cs="Arial"/>
            <w:kern w:val="2"/>
            <w:sz w:val="22"/>
            <w:szCs w:val="22"/>
          </w:rPr>
          <w:tab/>
        </w:r>
        <w:r w:rsidRPr="00D85BA1">
          <w:rPr>
            <w:rStyle w:val="Siuktni"/>
            <w:lang w:val="en-US"/>
          </w:rPr>
          <w:t>Độ tin cậy, bảo mật và khả năng mở rộng</w:t>
        </w:r>
        <w:r>
          <w:rPr>
            <w:webHidden/>
          </w:rPr>
          <w:tab/>
        </w:r>
        <w:r>
          <w:rPr>
            <w:webHidden/>
          </w:rPr>
          <w:fldChar w:fldCharType="begin"/>
        </w:r>
        <w:r>
          <w:rPr>
            <w:webHidden/>
          </w:rPr>
          <w:instrText xml:space="preserve"> PAGEREF _Toc230994822 \h </w:instrText>
        </w:r>
        <w:r>
          <w:rPr>
            <w:webHidden/>
          </w:rPr>
        </w:r>
        <w:r>
          <w:rPr>
            <w:webHidden/>
          </w:rPr>
          <w:fldChar w:fldCharType="separate"/>
        </w:r>
        <w:r>
          <w:rPr>
            <w:webHidden/>
          </w:rPr>
          <w:t>19</w:t>
        </w:r>
        <w:r>
          <w:rPr>
            <w:webHidden/>
          </w:rPr>
          <w:fldChar w:fldCharType="end"/>
        </w:r>
      </w:hyperlink>
    </w:p>
    <w:p w14:paraId="1572C294" w14:textId="297334E5" w:rsidR="00EB7705" w:rsidRDefault="00EB7705" w:rsidP="00EB7705">
      <w:pPr>
        <w:pStyle w:val="Mucluc2"/>
        <w:spacing w:line="360" w:lineRule="auto"/>
        <w:rPr>
          <w:rFonts w:ascii="Calibri" w:eastAsia="Yu Mincho" w:hAnsi="Calibri" w:cs="Arial"/>
          <w:kern w:val="2"/>
          <w:sz w:val="22"/>
          <w:szCs w:val="22"/>
        </w:rPr>
      </w:pPr>
      <w:hyperlink w:anchor="_Toc230994823" w:history="1">
        <w:r w:rsidRPr="00D85BA1">
          <w:rPr>
            <w:rStyle w:val="Siuktni"/>
          </w:rPr>
          <w:t>2.3.</w:t>
        </w:r>
        <w:r>
          <w:rPr>
            <w:rFonts w:ascii="Calibri" w:eastAsia="Yu Mincho" w:hAnsi="Calibri" w:cs="Arial"/>
            <w:kern w:val="2"/>
            <w:sz w:val="22"/>
            <w:szCs w:val="22"/>
          </w:rPr>
          <w:tab/>
        </w:r>
        <w:r w:rsidRPr="00D85BA1">
          <w:rPr>
            <w:rStyle w:val="Siuktni"/>
          </w:rPr>
          <w:t>GIẢI PHÁP AI</w:t>
        </w:r>
        <w:r>
          <w:rPr>
            <w:webHidden/>
          </w:rPr>
          <w:tab/>
        </w:r>
        <w:r>
          <w:rPr>
            <w:webHidden/>
          </w:rPr>
          <w:fldChar w:fldCharType="begin"/>
        </w:r>
        <w:r>
          <w:rPr>
            <w:webHidden/>
          </w:rPr>
          <w:instrText xml:space="preserve"> PAGEREF _Toc230994823 \h </w:instrText>
        </w:r>
        <w:r>
          <w:rPr>
            <w:webHidden/>
          </w:rPr>
        </w:r>
        <w:r>
          <w:rPr>
            <w:webHidden/>
          </w:rPr>
          <w:fldChar w:fldCharType="separate"/>
        </w:r>
        <w:r>
          <w:rPr>
            <w:webHidden/>
          </w:rPr>
          <w:t>20</w:t>
        </w:r>
        <w:r>
          <w:rPr>
            <w:webHidden/>
          </w:rPr>
          <w:fldChar w:fldCharType="end"/>
        </w:r>
      </w:hyperlink>
    </w:p>
    <w:p w14:paraId="6E9F6E58" w14:textId="79D68238"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24" w:history="1">
        <w:r w:rsidRPr="00D85BA1">
          <w:rPr>
            <w:rStyle w:val="Siuktni"/>
          </w:rPr>
          <w:t>2.3.1.</w:t>
        </w:r>
        <w:r>
          <w:rPr>
            <w:rFonts w:ascii="Calibri" w:eastAsia="Yu Mincho" w:hAnsi="Calibri" w:cs="Arial"/>
            <w:kern w:val="2"/>
            <w:sz w:val="22"/>
            <w:szCs w:val="22"/>
          </w:rPr>
          <w:tab/>
        </w:r>
        <w:r w:rsidRPr="00D85BA1">
          <w:rPr>
            <w:rStyle w:val="Siuktni"/>
          </w:rPr>
          <w:t>Giải pháp xử lý ngôn ngữ tự nhiên tiếng việt</w:t>
        </w:r>
        <w:r>
          <w:rPr>
            <w:webHidden/>
          </w:rPr>
          <w:tab/>
        </w:r>
        <w:r>
          <w:rPr>
            <w:webHidden/>
          </w:rPr>
          <w:fldChar w:fldCharType="begin"/>
        </w:r>
        <w:r>
          <w:rPr>
            <w:webHidden/>
          </w:rPr>
          <w:instrText xml:space="preserve"> PAGEREF _Toc230994824 \h </w:instrText>
        </w:r>
        <w:r>
          <w:rPr>
            <w:webHidden/>
          </w:rPr>
        </w:r>
        <w:r>
          <w:rPr>
            <w:webHidden/>
          </w:rPr>
          <w:fldChar w:fldCharType="separate"/>
        </w:r>
        <w:r>
          <w:rPr>
            <w:webHidden/>
          </w:rPr>
          <w:t>20</w:t>
        </w:r>
        <w:r>
          <w:rPr>
            <w:webHidden/>
          </w:rPr>
          <w:fldChar w:fldCharType="end"/>
        </w:r>
      </w:hyperlink>
    </w:p>
    <w:p w14:paraId="75592A37" w14:textId="57B9C002" w:rsidR="00EB7705" w:rsidRDefault="00EB7705" w:rsidP="00EB7705">
      <w:pPr>
        <w:pStyle w:val="Mucluc2"/>
        <w:spacing w:line="360" w:lineRule="auto"/>
        <w:rPr>
          <w:rFonts w:ascii="Calibri" w:eastAsia="Yu Mincho" w:hAnsi="Calibri" w:cs="Arial"/>
          <w:kern w:val="2"/>
          <w:sz w:val="22"/>
          <w:szCs w:val="22"/>
        </w:rPr>
      </w:pPr>
      <w:hyperlink w:anchor="_Toc230994825" w:history="1">
        <w:r w:rsidRPr="00D85BA1">
          <w:rPr>
            <w:rStyle w:val="Siuktni"/>
          </w:rPr>
          <w:t>2.4.</w:t>
        </w:r>
        <w:r>
          <w:rPr>
            <w:rFonts w:ascii="Calibri" w:eastAsia="Yu Mincho" w:hAnsi="Calibri" w:cs="Arial"/>
            <w:kern w:val="2"/>
            <w:sz w:val="22"/>
            <w:szCs w:val="22"/>
          </w:rPr>
          <w:tab/>
        </w:r>
        <w:r w:rsidRPr="00D85BA1">
          <w:rPr>
            <w:rStyle w:val="Siuktni"/>
          </w:rPr>
          <w:t>GIẢI PHÁP PHẦN MỀM</w:t>
        </w:r>
        <w:r>
          <w:rPr>
            <w:webHidden/>
          </w:rPr>
          <w:tab/>
        </w:r>
        <w:r>
          <w:rPr>
            <w:webHidden/>
          </w:rPr>
          <w:fldChar w:fldCharType="begin"/>
        </w:r>
        <w:r>
          <w:rPr>
            <w:webHidden/>
          </w:rPr>
          <w:instrText xml:space="preserve"> PAGEREF _Toc230994825 \h </w:instrText>
        </w:r>
        <w:r>
          <w:rPr>
            <w:webHidden/>
          </w:rPr>
        </w:r>
        <w:r>
          <w:rPr>
            <w:webHidden/>
          </w:rPr>
          <w:fldChar w:fldCharType="separate"/>
        </w:r>
        <w:r>
          <w:rPr>
            <w:webHidden/>
          </w:rPr>
          <w:t>22</w:t>
        </w:r>
        <w:r>
          <w:rPr>
            <w:webHidden/>
          </w:rPr>
          <w:fldChar w:fldCharType="end"/>
        </w:r>
      </w:hyperlink>
    </w:p>
    <w:p w14:paraId="78B570BF" w14:textId="7BC1F56B"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26" w:history="1">
        <w:r w:rsidRPr="00D85BA1">
          <w:rPr>
            <w:rStyle w:val="Siuktni"/>
          </w:rPr>
          <w:t>2.4.1.</w:t>
        </w:r>
        <w:r>
          <w:rPr>
            <w:rFonts w:ascii="Calibri" w:eastAsia="Yu Mincho" w:hAnsi="Calibri" w:cs="Arial"/>
            <w:kern w:val="2"/>
            <w:sz w:val="22"/>
            <w:szCs w:val="22"/>
          </w:rPr>
          <w:tab/>
        </w:r>
        <w:r w:rsidRPr="00D85BA1">
          <w:rPr>
            <w:rStyle w:val="Siuktni"/>
          </w:rPr>
          <w:t>Phát biểu bài toán</w:t>
        </w:r>
        <w:r>
          <w:rPr>
            <w:webHidden/>
          </w:rPr>
          <w:tab/>
        </w:r>
        <w:r>
          <w:rPr>
            <w:webHidden/>
          </w:rPr>
          <w:fldChar w:fldCharType="begin"/>
        </w:r>
        <w:r>
          <w:rPr>
            <w:webHidden/>
          </w:rPr>
          <w:instrText xml:space="preserve"> PAGEREF _Toc230994826 \h </w:instrText>
        </w:r>
        <w:r>
          <w:rPr>
            <w:webHidden/>
          </w:rPr>
        </w:r>
        <w:r>
          <w:rPr>
            <w:webHidden/>
          </w:rPr>
          <w:fldChar w:fldCharType="separate"/>
        </w:r>
        <w:r>
          <w:rPr>
            <w:webHidden/>
          </w:rPr>
          <w:t>22</w:t>
        </w:r>
        <w:r>
          <w:rPr>
            <w:webHidden/>
          </w:rPr>
          <w:fldChar w:fldCharType="end"/>
        </w:r>
      </w:hyperlink>
    </w:p>
    <w:p w14:paraId="63B33776" w14:textId="3A2BAA2F"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27" w:history="1">
        <w:r w:rsidRPr="00D85BA1">
          <w:rPr>
            <w:rStyle w:val="Siuktni"/>
          </w:rPr>
          <w:t>2.4.2.</w:t>
        </w:r>
        <w:r>
          <w:rPr>
            <w:rFonts w:ascii="Calibri" w:eastAsia="Yu Mincho" w:hAnsi="Calibri" w:cs="Arial"/>
            <w:kern w:val="2"/>
            <w:sz w:val="22"/>
            <w:szCs w:val="22"/>
          </w:rPr>
          <w:tab/>
        </w:r>
        <w:r w:rsidRPr="00D85BA1">
          <w:rPr>
            <w:rStyle w:val="Siuktni"/>
          </w:rPr>
          <w:t>Yêu cầu Hệ thống</w:t>
        </w:r>
        <w:r>
          <w:rPr>
            <w:webHidden/>
          </w:rPr>
          <w:tab/>
        </w:r>
        <w:r>
          <w:rPr>
            <w:webHidden/>
          </w:rPr>
          <w:fldChar w:fldCharType="begin"/>
        </w:r>
        <w:r>
          <w:rPr>
            <w:webHidden/>
          </w:rPr>
          <w:instrText xml:space="preserve"> PAGEREF _Toc230994827 \h </w:instrText>
        </w:r>
        <w:r>
          <w:rPr>
            <w:webHidden/>
          </w:rPr>
        </w:r>
        <w:r>
          <w:rPr>
            <w:webHidden/>
          </w:rPr>
          <w:fldChar w:fldCharType="separate"/>
        </w:r>
        <w:r>
          <w:rPr>
            <w:webHidden/>
          </w:rPr>
          <w:t>22</w:t>
        </w:r>
        <w:r>
          <w:rPr>
            <w:webHidden/>
          </w:rPr>
          <w:fldChar w:fldCharType="end"/>
        </w:r>
      </w:hyperlink>
    </w:p>
    <w:p w14:paraId="6D638F3E" w14:textId="55FCF646"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28" w:history="1">
        <w:r w:rsidRPr="00D85BA1">
          <w:rPr>
            <w:rStyle w:val="Siuktni"/>
          </w:rPr>
          <w:t>2.4.3.</w:t>
        </w:r>
        <w:r>
          <w:rPr>
            <w:rFonts w:ascii="Calibri" w:eastAsia="Yu Mincho" w:hAnsi="Calibri" w:cs="Arial"/>
            <w:kern w:val="2"/>
            <w:sz w:val="22"/>
            <w:szCs w:val="22"/>
          </w:rPr>
          <w:tab/>
        </w:r>
        <w:r w:rsidRPr="00D85BA1">
          <w:rPr>
            <w:rStyle w:val="Siuktni"/>
          </w:rPr>
          <w:t>Kiến trúc Hệ thống</w:t>
        </w:r>
        <w:r>
          <w:rPr>
            <w:webHidden/>
          </w:rPr>
          <w:tab/>
        </w:r>
        <w:r>
          <w:rPr>
            <w:webHidden/>
          </w:rPr>
          <w:fldChar w:fldCharType="begin"/>
        </w:r>
        <w:r>
          <w:rPr>
            <w:webHidden/>
          </w:rPr>
          <w:instrText xml:space="preserve"> PAGEREF _Toc230994828 \h </w:instrText>
        </w:r>
        <w:r>
          <w:rPr>
            <w:webHidden/>
          </w:rPr>
        </w:r>
        <w:r>
          <w:rPr>
            <w:webHidden/>
          </w:rPr>
          <w:fldChar w:fldCharType="separate"/>
        </w:r>
        <w:r>
          <w:rPr>
            <w:webHidden/>
          </w:rPr>
          <w:t>24</w:t>
        </w:r>
        <w:r>
          <w:rPr>
            <w:webHidden/>
          </w:rPr>
          <w:fldChar w:fldCharType="end"/>
        </w:r>
      </w:hyperlink>
    </w:p>
    <w:p w14:paraId="1F7B3483" w14:textId="6B49D474"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29" w:history="1">
        <w:r w:rsidRPr="00D85BA1">
          <w:rPr>
            <w:rStyle w:val="Siuktni"/>
          </w:rPr>
          <w:t>2.4.4.</w:t>
        </w:r>
        <w:r>
          <w:rPr>
            <w:rFonts w:ascii="Calibri" w:eastAsia="Yu Mincho" w:hAnsi="Calibri" w:cs="Arial"/>
            <w:kern w:val="2"/>
            <w:sz w:val="22"/>
            <w:szCs w:val="22"/>
          </w:rPr>
          <w:tab/>
        </w:r>
        <w:r w:rsidRPr="00D85BA1">
          <w:rPr>
            <w:rStyle w:val="Siuktni"/>
          </w:rPr>
          <w:t>Công nghệ sử dụng</w:t>
        </w:r>
        <w:r>
          <w:rPr>
            <w:webHidden/>
          </w:rPr>
          <w:tab/>
        </w:r>
        <w:r>
          <w:rPr>
            <w:webHidden/>
          </w:rPr>
          <w:fldChar w:fldCharType="begin"/>
        </w:r>
        <w:r>
          <w:rPr>
            <w:webHidden/>
          </w:rPr>
          <w:instrText xml:space="preserve"> PAGEREF _Toc230994829 \h </w:instrText>
        </w:r>
        <w:r>
          <w:rPr>
            <w:webHidden/>
          </w:rPr>
        </w:r>
        <w:r>
          <w:rPr>
            <w:webHidden/>
          </w:rPr>
          <w:fldChar w:fldCharType="separate"/>
        </w:r>
        <w:r>
          <w:rPr>
            <w:webHidden/>
          </w:rPr>
          <w:t>24</w:t>
        </w:r>
        <w:r>
          <w:rPr>
            <w:webHidden/>
          </w:rPr>
          <w:fldChar w:fldCharType="end"/>
        </w:r>
      </w:hyperlink>
    </w:p>
    <w:p w14:paraId="549A4A26" w14:textId="7C8D93B9" w:rsidR="00EB7705" w:rsidRDefault="00EB7705" w:rsidP="00EB7705">
      <w:pPr>
        <w:pStyle w:val="Mucluc1"/>
        <w:rPr>
          <w:rFonts w:ascii="Calibri" w:eastAsia="Yu Mincho" w:hAnsi="Calibri" w:cs="Arial"/>
          <w:b w:val="0"/>
          <w:caps w:val="0"/>
          <w:kern w:val="2"/>
          <w:sz w:val="22"/>
          <w:szCs w:val="22"/>
        </w:rPr>
      </w:pPr>
      <w:hyperlink w:anchor="_Toc230994830" w:history="1">
        <w:r w:rsidRPr="00D85BA1">
          <w:rPr>
            <w:rStyle w:val="Siuktni"/>
          </w:rPr>
          <w:t>CHƯƠNG 3:</w:t>
        </w:r>
        <w:r>
          <w:rPr>
            <w:rFonts w:ascii="Calibri" w:eastAsia="Yu Mincho" w:hAnsi="Calibri" w:cs="Arial"/>
            <w:b w:val="0"/>
            <w:caps w:val="0"/>
            <w:kern w:val="2"/>
            <w:sz w:val="22"/>
            <w:szCs w:val="22"/>
          </w:rPr>
          <w:tab/>
        </w:r>
        <w:r w:rsidRPr="00D85BA1">
          <w:rPr>
            <w:rStyle w:val="Siuktni"/>
          </w:rPr>
          <w:t>KẾT QUẢ</w:t>
        </w:r>
        <w:r>
          <w:rPr>
            <w:webHidden/>
          </w:rPr>
          <w:tab/>
        </w:r>
        <w:r>
          <w:rPr>
            <w:webHidden/>
          </w:rPr>
          <w:fldChar w:fldCharType="begin"/>
        </w:r>
        <w:r>
          <w:rPr>
            <w:webHidden/>
          </w:rPr>
          <w:instrText xml:space="preserve"> PAGEREF _Toc230994830 \h </w:instrText>
        </w:r>
        <w:r>
          <w:rPr>
            <w:webHidden/>
          </w:rPr>
        </w:r>
        <w:r>
          <w:rPr>
            <w:webHidden/>
          </w:rPr>
          <w:fldChar w:fldCharType="separate"/>
        </w:r>
        <w:r>
          <w:rPr>
            <w:webHidden/>
          </w:rPr>
          <w:t>25</w:t>
        </w:r>
        <w:r>
          <w:rPr>
            <w:webHidden/>
          </w:rPr>
          <w:fldChar w:fldCharType="end"/>
        </w:r>
      </w:hyperlink>
    </w:p>
    <w:p w14:paraId="3E1B755D" w14:textId="3AA892B1" w:rsidR="00EB7705" w:rsidRDefault="00EB7705" w:rsidP="00EB7705">
      <w:pPr>
        <w:pStyle w:val="Mucluc2"/>
        <w:spacing w:line="360" w:lineRule="auto"/>
        <w:rPr>
          <w:rFonts w:ascii="Calibri" w:eastAsia="Yu Mincho" w:hAnsi="Calibri" w:cs="Arial"/>
          <w:kern w:val="2"/>
          <w:sz w:val="22"/>
          <w:szCs w:val="22"/>
        </w:rPr>
      </w:pPr>
      <w:hyperlink w:anchor="_Toc230994831" w:history="1">
        <w:r w:rsidRPr="00D85BA1">
          <w:rPr>
            <w:rStyle w:val="Siuktni"/>
          </w:rPr>
          <w:t>3.1.</w:t>
        </w:r>
        <w:r>
          <w:rPr>
            <w:rFonts w:ascii="Calibri" w:eastAsia="Yu Mincho" w:hAnsi="Calibri" w:cs="Arial"/>
            <w:kern w:val="2"/>
            <w:sz w:val="22"/>
            <w:szCs w:val="22"/>
          </w:rPr>
          <w:tab/>
        </w:r>
        <w:r w:rsidRPr="00D85BA1">
          <w:rPr>
            <w:rStyle w:val="Siuktni"/>
          </w:rPr>
          <w:t>MÔ HÌNH</w:t>
        </w:r>
        <w:r>
          <w:rPr>
            <w:webHidden/>
          </w:rPr>
          <w:tab/>
        </w:r>
        <w:r>
          <w:rPr>
            <w:webHidden/>
          </w:rPr>
          <w:fldChar w:fldCharType="begin"/>
        </w:r>
        <w:r>
          <w:rPr>
            <w:webHidden/>
          </w:rPr>
          <w:instrText xml:space="preserve"> PAGEREF _Toc230994831 \h </w:instrText>
        </w:r>
        <w:r>
          <w:rPr>
            <w:webHidden/>
          </w:rPr>
        </w:r>
        <w:r>
          <w:rPr>
            <w:webHidden/>
          </w:rPr>
          <w:fldChar w:fldCharType="separate"/>
        </w:r>
        <w:r>
          <w:rPr>
            <w:webHidden/>
          </w:rPr>
          <w:t>25</w:t>
        </w:r>
        <w:r>
          <w:rPr>
            <w:webHidden/>
          </w:rPr>
          <w:fldChar w:fldCharType="end"/>
        </w:r>
      </w:hyperlink>
    </w:p>
    <w:p w14:paraId="3E72374B" w14:textId="6F64BA9C"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32" w:history="1">
        <w:r w:rsidRPr="00D85BA1">
          <w:rPr>
            <w:rStyle w:val="Siuktni"/>
          </w:rPr>
          <w:t>3.1.1.</w:t>
        </w:r>
        <w:r>
          <w:rPr>
            <w:rFonts w:ascii="Calibri" w:eastAsia="Yu Mincho" w:hAnsi="Calibri" w:cs="Arial"/>
            <w:kern w:val="2"/>
            <w:sz w:val="22"/>
            <w:szCs w:val="22"/>
          </w:rPr>
          <w:tab/>
        </w:r>
        <w:r w:rsidRPr="00D85BA1">
          <w:rPr>
            <w:rStyle w:val="Siuktni"/>
          </w:rPr>
          <w:t>Mô hình Phân cụm và Phân loại (Machine Learning Models)</w:t>
        </w:r>
        <w:r>
          <w:rPr>
            <w:webHidden/>
          </w:rPr>
          <w:tab/>
        </w:r>
        <w:r>
          <w:rPr>
            <w:webHidden/>
          </w:rPr>
          <w:fldChar w:fldCharType="begin"/>
        </w:r>
        <w:r>
          <w:rPr>
            <w:webHidden/>
          </w:rPr>
          <w:instrText xml:space="preserve"> PAGEREF _Toc230994832 \h </w:instrText>
        </w:r>
        <w:r>
          <w:rPr>
            <w:webHidden/>
          </w:rPr>
        </w:r>
        <w:r>
          <w:rPr>
            <w:webHidden/>
          </w:rPr>
          <w:fldChar w:fldCharType="separate"/>
        </w:r>
        <w:r>
          <w:rPr>
            <w:webHidden/>
          </w:rPr>
          <w:t>25</w:t>
        </w:r>
        <w:r>
          <w:rPr>
            <w:webHidden/>
          </w:rPr>
          <w:fldChar w:fldCharType="end"/>
        </w:r>
      </w:hyperlink>
    </w:p>
    <w:p w14:paraId="3EC00F2A" w14:textId="0226CAC8"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33" w:history="1">
        <w:r w:rsidRPr="00D85BA1">
          <w:rPr>
            <w:rStyle w:val="Siuktni"/>
          </w:rPr>
          <w:t>3.1.2.</w:t>
        </w:r>
        <w:r>
          <w:rPr>
            <w:rFonts w:ascii="Calibri" w:eastAsia="Yu Mincho" w:hAnsi="Calibri" w:cs="Arial"/>
            <w:kern w:val="2"/>
            <w:sz w:val="22"/>
            <w:szCs w:val="22"/>
          </w:rPr>
          <w:tab/>
        </w:r>
        <w:r w:rsidRPr="00D85BA1">
          <w:rPr>
            <w:rStyle w:val="Siuktni"/>
          </w:rPr>
          <w:t>Mô hình xử lý ngôn ngữ tự nhiên</w:t>
        </w:r>
        <w:r>
          <w:rPr>
            <w:webHidden/>
          </w:rPr>
          <w:tab/>
        </w:r>
        <w:r>
          <w:rPr>
            <w:webHidden/>
          </w:rPr>
          <w:fldChar w:fldCharType="begin"/>
        </w:r>
        <w:r>
          <w:rPr>
            <w:webHidden/>
          </w:rPr>
          <w:instrText xml:space="preserve"> PAGEREF _Toc230994833 \h </w:instrText>
        </w:r>
        <w:r>
          <w:rPr>
            <w:webHidden/>
          </w:rPr>
        </w:r>
        <w:r>
          <w:rPr>
            <w:webHidden/>
          </w:rPr>
          <w:fldChar w:fldCharType="separate"/>
        </w:r>
        <w:r>
          <w:rPr>
            <w:webHidden/>
          </w:rPr>
          <w:t>26</w:t>
        </w:r>
        <w:r>
          <w:rPr>
            <w:webHidden/>
          </w:rPr>
          <w:fldChar w:fldCharType="end"/>
        </w:r>
      </w:hyperlink>
    </w:p>
    <w:p w14:paraId="69128CB5" w14:textId="5A8C82D1" w:rsidR="00EB7705" w:rsidRDefault="00EB7705" w:rsidP="00EB7705">
      <w:pPr>
        <w:pStyle w:val="Mucluc2"/>
        <w:spacing w:line="360" w:lineRule="auto"/>
        <w:rPr>
          <w:rFonts w:ascii="Calibri" w:eastAsia="Yu Mincho" w:hAnsi="Calibri" w:cs="Arial"/>
          <w:kern w:val="2"/>
          <w:sz w:val="22"/>
          <w:szCs w:val="22"/>
        </w:rPr>
      </w:pPr>
      <w:hyperlink w:anchor="_Toc230994834" w:history="1">
        <w:r w:rsidRPr="00D85BA1">
          <w:rPr>
            <w:rStyle w:val="Siuktni"/>
          </w:rPr>
          <w:t>3.2.</w:t>
        </w:r>
        <w:r>
          <w:rPr>
            <w:rFonts w:ascii="Calibri" w:eastAsia="Yu Mincho" w:hAnsi="Calibri" w:cs="Arial"/>
            <w:kern w:val="2"/>
            <w:sz w:val="22"/>
            <w:szCs w:val="22"/>
          </w:rPr>
          <w:tab/>
        </w:r>
        <w:r w:rsidRPr="00D85BA1">
          <w:rPr>
            <w:rStyle w:val="Siuktni"/>
          </w:rPr>
          <w:t>GIAO DIỆN</w:t>
        </w:r>
        <w:r>
          <w:rPr>
            <w:webHidden/>
          </w:rPr>
          <w:tab/>
        </w:r>
        <w:r>
          <w:rPr>
            <w:webHidden/>
          </w:rPr>
          <w:fldChar w:fldCharType="begin"/>
        </w:r>
        <w:r>
          <w:rPr>
            <w:webHidden/>
          </w:rPr>
          <w:instrText xml:space="preserve"> PAGEREF _Toc230994834 \h </w:instrText>
        </w:r>
        <w:r>
          <w:rPr>
            <w:webHidden/>
          </w:rPr>
        </w:r>
        <w:r>
          <w:rPr>
            <w:webHidden/>
          </w:rPr>
          <w:fldChar w:fldCharType="separate"/>
        </w:r>
        <w:r>
          <w:rPr>
            <w:webHidden/>
          </w:rPr>
          <w:t>29</w:t>
        </w:r>
        <w:r>
          <w:rPr>
            <w:webHidden/>
          </w:rPr>
          <w:fldChar w:fldCharType="end"/>
        </w:r>
      </w:hyperlink>
    </w:p>
    <w:p w14:paraId="07ACDC6A" w14:textId="6F12EB35"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35" w:history="1">
        <w:r w:rsidRPr="00D85BA1">
          <w:rPr>
            <w:rStyle w:val="Siuktni"/>
          </w:rPr>
          <w:t>3.2.1.</w:t>
        </w:r>
        <w:r>
          <w:rPr>
            <w:rFonts w:ascii="Calibri" w:eastAsia="Yu Mincho" w:hAnsi="Calibri" w:cs="Arial"/>
            <w:kern w:val="2"/>
            <w:sz w:val="22"/>
            <w:szCs w:val="22"/>
          </w:rPr>
          <w:tab/>
        </w:r>
        <w:r w:rsidRPr="00D85BA1">
          <w:rPr>
            <w:rStyle w:val="Siuktni"/>
          </w:rPr>
          <w:t>Giao diện Trang chủ</w:t>
        </w:r>
        <w:r>
          <w:rPr>
            <w:webHidden/>
          </w:rPr>
          <w:tab/>
        </w:r>
        <w:r>
          <w:rPr>
            <w:webHidden/>
          </w:rPr>
          <w:fldChar w:fldCharType="begin"/>
        </w:r>
        <w:r>
          <w:rPr>
            <w:webHidden/>
          </w:rPr>
          <w:instrText xml:space="preserve"> PAGEREF _Toc230994835 \h </w:instrText>
        </w:r>
        <w:r>
          <w:rPr>
            <w:webHidden/>
          </w:rPr>
        </w:r>
        <w:r>
          <w:rPr>
            <w:webHidden/>
          </w:rPr>
          <w:fldChar w:fldCharType="separate"/>
        </w:r>
        <w:r>
          <w:rPr>
            <w:webHidden/>
          </w:rPr>
          <w:t>29</w:t>
        </w:r>
        <w:r>
          <w:rPr>
            <w:webHidden/>
          </w:rPr>
          <w:fldChar w:fldCharType="end"/>
        </w:r>
      </w:hyperlink>
    </w:p>
    <w:p w14:paraId="0D908E20" w14:textId="2F0E3DDF"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36" w:history="1">
        <w:r w:rsidRPr="00D85BA1">
          <w:rPr>
            <w:rStyle w:val="Siuktni"/>
          </w:rPr>
          <w:t>3.2.2.</w:t>
        </w:r>
        <w:r>
          <w:rPr>
            <w:rFonts w:ascii="Calibri" w:eastAsia="Yu Mincho" w:hAnsi="Calibri" w:cs="Arial"/>
            <w:kern w:val="2"/>
            <w:sz w:val="22"/>
            <w:szCs w:val="22"/>
          </w:rPr>
          <w:tab/>
        </w:r>
        <w:r w:rsidRPr="00D85BA1">
          <w:rPr>
            <w:rStyle w:val="Siuktni"/>
          </w:rPr>
          <w:t>Giao diện Cài đặt</w:t>
        </w:r>
        <w:r>
          <w:rPr>
            <w:webHidden/>
          </w:rPr>
          <w:tab/>
        </w:r>
        <w:r>
          <w:rPr>
            <w:webHidden/>
          </w:rPr>
          <w:fldChar w:fldCharType="begin"/>
        </w:r>
        <w:r>
          <w:rPr>
            <w:webHidden/>
          </w:rPr>
          <w:instrText xml:space="preserve"> PAGEREF _Toc230994836 \h </w:instrText>
        </w:r>
        <w:r>
          <w:rPr>
            <w:webHidden/>
          </w:rPr>
        </w:r>
        <w:r>
          <w:rPr>
            <w:webHidden/>
          </w:rPr>
          <w:fldChar w:fldCharType="separate"/>
        </w:r>
        <w:r>
          <w:rPr>
            <w:webHidden/>
          </w:rPr>
          <w:t>31</w:t>
        </w:r>
        <w:r>
          <w:rPr>
            <w:webHidden/>
          </w:rPr>
          <w:fldChar w:fldCharType="end"/>
        </w:r>
      </w:hyperlink>
    </w:p>
    <w:p w14:paraId="7DA91D44" w14:textId="5AE7E6AE"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37" w:history="1">
        <w:r w:rsidRPr="00D85BA1">
          <w:rPr>
            <w:rStyle w:val="Siuktni"/>
          </w:rPr>
          <w:t>3.2.3.</w:t>
        </w:r>
        <w:r>
          <w:rPr>
            <w:rFonts w:ascii="Calibri" w:eastAsia="Yu Mincho" w:hAnsi="Calibri" w:cs="Arial"/>
            <w:kern w:val="2"/>
            <w:sz w:val="22"/>
            <w:szCs w:val="22"/>
          </w:rPr>
          <w:tab/>
        </w:r>
        <w:r w:rsidRPr="00D85BA1">
          <w:rPr>
            <w:rStyle w:val="Siuktni"/>
          </w:rPr>
          <w:t>Giao diện Suggestion</w:t>
        </w:r>
        <w:r>
          <w:rPr>
            <w:webHidden/>
          </w:rPr>
          <w:tab/>
        </w:r>
        <w:r>
          <w:rPr>
            <w:webHidden/>
          </w:rPr>
          <w:fldChar w:fldCharType="begin"/>
        </w:r>
        <w:r>
          <w:rPr>
            <w:webHidden/>
          </w:rPr>
          <w:instrText xml:space="preserve"> PAGEREF _Toc230994837 \h </w:instrText>
        </w:r>
        <w:r>
          <w:rPr>
            <w:webHidden/>
          </w:rPr>
        </w:r>
        <w:r>
          <w:rPr>
            <w:webHidden/>
          </w:rPr>
          <w:fldChar w:fldCharType="separate"/>
        </w:r>
        <w:r>
          <w:rPr>
            <w:webHidden/>
          </w:rPr>
          <w:t>32</w:t>
        </w:r>
        <w:r>
          <w:rPr>
            <w:webHidden/>
          </w:rPr>
          <w:fldChar w:fldCharType="end"/>
        </w:r>
      </w:hyperlink>
    </w:p>
    <w:p w14:paraId="5BD4AA05" w14:textId="50A88C53"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38" w:history="1">
        <w:r w:rsidRPr="00D85BA1">
          <w:rPr>
            <w:rStyle w:val="Siuktni"/>
          </w:rPr>
          <w:t>3.2.4.</w:t>
        </w:r>
        <w:r>
          <w:rPr>
            <w:rFonts w:ascii="Calibri" w:eastAsia="Yu Mincho" w:hAnsi="Calibri" w:cs="Arial"/>
            <w:kern w:val="2"/>
            <w:sz w:val="22"/>
            <w:szCs w:val="22"/>
          </w:rPr>
          <w:tab/>
        </w:r>
        <w:r w:rsidRPr="00D85BA1">
          <w:rPr>
            <w:rStyle w:val="Siuktni"/>
          </w:rPr>
          <w:t>Giao diện Phòng</w:t>
        </w:r>
        <w:r>
          <w:rPr>
            <w:webHidden/>
          </w:rPr>
          <w:tab/>
        </w:r>
        <w:r>
          <w:rPr>
            <w:webHidden/>
          </w:rPr>
          <w:fldChar w:fldCharType="begin"/>
        </w:r>
        <w:r>
          <w:rPr>
            <w:webHidden/>
          </w:rPr>
          <w:instrText xml:space="preserve"> PAGEREF _Toc230994838 \h </w:instrText>
        </w:r>
        <w:r>
          <w:rPr>
            <w:webHidden/>
          </w:rPr>
        </w:r>
        <w:r>
          <w:rPr>
            <w:webHidden/>
          </w:rPr>
          <w:fldChar w:fldCharType="separate"/>
        </w:r>
        <w:r>
          <w:rPr>
            <w:webHidden/>
          </w:rPr>
          <w:t>33</w:t>
        </w:r>
        <w:r>
          <w:rPr>
            <w:webHidden/>
          </w:rPr>
          <w:fldChar w:fldCharType="end"/>
        </w:r>
      </w:hyperlink>
    </w:p>
    <w:p w14:paraId="088B6673" w14:textId="2CE52896"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39" w:history="1">
        <w:r w:rsidRPr="00D85BA1">
          <w:rPr>
            <w:rStyle w:val="Siuktni"/>
          </w:rPr>
          <w:t>3.2.5.</w:t>
        </w:r>
        <w:r>
          <w:rPr>
            <w:rFonts w:ascii="Calibri" w:eastAsia="Yu Mincho" w:hAnsi="Calibri" w:cs="Arial"/>
            <w:kern w:val="2"/>
            <w:sz w:val="22"/>
            <w:szCs w:val="22"/>
          </w:rPr>
          <w:tab/>
        </w:r>
        <w:r w:rsidRPr="00D85BA1">
          <w:rPr>
            <w:rStyle w:val="Siuktni"/>
          </w:rPr>
          <w:t>Giao diện Tự động</w:t>
        </w:r>
        <w:r>
          <w:rPr>
            <w:webHidden/>
          </w:rPr>
          <w:tab/>
        </w:r>
        <w:r>
          <w:rPr>
            <w:webHidden/>
          </w:rPr>
          <w:fldChar w:fldCharType="begin"/>
        </w:r>
        <w:r>
          <w:rPr>
            <w:webHidden/>
          </w:rPr>
          <w:instrText xml:space="preserve"> PAGEREF _Toc230994839 \h </w:instrText>
        </w:r>
        <w:r>
          <w:rPr>
            <w:webHidden/>
          </w:rPr>
        </w:r>
        <w:r>
          <w:rPr>
            <w:webHidden/>
          </w:rPr>
          <w:fldChar w:fldCharType="separate"/>
        </w:r>
        <w:r>
          <w:rPr>
            <w:webHidden/>
          </w:rPr>
          <w:t>34</w:t>
        </w:r>
        <w:r>
          <w:rPr>
            <w:webHidden/>
          </w:rPr>
          <w:fldChar w:fldCharType="end"/>
        </w:r>
      </w:hyperlink>
    </w:p>
    <w:p w14:paraId="66E5FB14" w14:textId="48283EE0"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40" w:history="1">
        <w:r w:rsidRPr="00D85BA1">
          <w:rPr>
            <w:rStyle w:val="Siuktni"/>
          </w:rPr>
          <w:t>3.2.6.</w:t>
        </w:r>
        <w:r>
          <w:rPr>
            <w:rFonts w:ascii="Calibri" w:eastAsia="Yu Mincho" w:hAnsi="Calibri" w:cs="Arial"/>
            <w:kern w:val="2"/>
            <w:sz w:val="22"/>
            <w:szCs w:val="22"/>
          </w:rPr>
          <w:tab/>
        </w:r>
        <w:r w:rsidRPr="00D85BA1">
          <w:rPr>
            <w:rStyle w:val="Siuktni"/>
          </w:rPr>
          <w:t>Giao diện An ninh</w:t>
        </w:r>
        <w:r>
          <w:rPr>
            <w:webHidden/>
          </w:rPr>
          <w:tab/>
        </w:r>
        <w:r>
          <w:rPr>
            <w:webHidden/>
          </w:rPr>
          <w:fldChar w:fldCharType="begin"/>
        </w:r>
        <w:r>
          <w:rPr>
            <w:webHidden/>
          </w:rPr>
          <w:instrText xml:space="preserve"> PAGEREF _Toc230994840 \h </w:instrText>
        </w:r>
        <w:r>
          <w:rPr>
            <w:webHidden/>
          </w:rPr>
        </w:r>
        <w:r>
          <w:rPr>
            <w:webHidden/>
          </w:rPr>
          <w:fldChar w:fldCharType="separate"/>
        </w:r>
        <w:r>
          <w:rPr>
            <w:webHidden/>
          </w:rPr>
          <w:t>35</w:t>
        </w:r>
        <w:r>
          <w:rPr>
            <w:webHidden/>
          </w:rPr>
          <w:fldChar w:fldCharType="end"/>
        </w:r>
      </w:hyperlink>
    </w:p>
    <w:p w14:paraId="1FDE1C0A" w14:textId="68E3DB2E" w:rsidR="00EB7705" w:rsidRDefault="00EB7705" w:rsidP="00EB7705">
      <w:pPr>
        <w:pStyle w:val="Mucluc3"/>
        <w:tabs>
          <w:tab w:val="left" w:pos="1531"/>
        </w:tabs>
        <w:spacing w:line="360" w:lineRule="auto"/>
        <w:rPr>
          <w:rFonts w:ascii="Calibri" w:eastAsia="Yu Mincho" w:hAnsi="Calibri" w:cs="Arial"/>
          <w:kern w:val="2"/>
          <w:sz w:val="22"/>
          <w:szCs w:val="22"/>
        </w:rPr>
      </w:pPr>
      <w:hyperlink w:anchor="_Toc230994841" w:history="1">
        <w:r w:rsidRPr="00D85BA1">
          <w:rPr>
            <w:rStyle w:val="Siuktni"/>
          </w:rPr>
          <w:t>3.2.7.</w:t>
        </w:r>
        <w:r>
          <w:rPr>
            <w:rFonts w:ascii="Calibri" w:eastAsia="Yu Mincho" w:hAnsi="Calibri" w:cs="Arial"/>
            <w:kern w:val="2"/>
            <w:sz w:val="22"/>
            <w:szCs w:val="22"/>
          </w:rPr>
          <w:tab/>
        </w:r>
        <w:r w:rsidRPr="00D85BA1">
          <w:rPr>
            <w:rStyle w:val="Siuktni"/>
          </w:rPr>
          <w:t>Giao diện Trợ lý</w:t>
        </w:r>
        <w:r>
          <w:rPr>
            <w:webHidden/>
          </w:rPr>
          <w:tab/>
        </w:r>
        <w:r>
          <w:rPr>
            <w:webHidden/>
          </w:rPr>
          <w:fldChar w:fldCharType="begin"/>
        </w:r>
        <w:r>
          <w:rPr>
            <w:webHidden/>
          </w:rPr>
          <w:instrText xml:space="preserve"> PAGEREF _Toc230994841 \h </w:instrText>
        </w:r>
        <w:r>
          <w:rPr>
            <w:webHidden/>
          </w:rPr>
        </w:r>
        <w:r>
          <w:rPr>
            <w:webHidden/>
          </w:rPr>
          <w:fldChar w:fldCharType="separate"/>
        </w:r>
        <w:r>
          <w:rPr>
            <w:webHidden/>
          </w:rPr>
          <w:t>36</w:t>
        </w:r>
        <w:r>
          <w:rPr>
            <w:webHidden/>
          </w:rPr>
          <w:fldChar w:fldCharType="end"/>
        </w:r>
      </w:hyperlink>
    </w:p>
    <w:p w14:paraId="26E66315" w14:textId="1A3A2A11" w:rsidR="00EB7705" w:rsidRDefault="00EB7705" w:rsidP="00EB7705">
      <w:pPr>
        <w:pStyle w:val="Mucluc1"/>
        <w:rPr>
          <w:rFonts w:ascii="Calibri" w:eastAsia="Yu Mincho" w:hAnsi="Calibri" w:cs="Arial"/>
          <w:b w:val="0"/>
          <w:caps w:val="0"/>
          <w:kern w:val="2"/>
          <w:sz w:val="22"/>
          <w:szCs w:val="22"/>
        </w:rPr>
      </w:pPr>
      <w:hyperlink w:anchor="_Toc230994842" w:history="1">
        <w:r w:rsidRPr="00D85BA1">
          <w:rPr>
            <w:rStyle w:val="Siuktni"/>
          </w:rPr>
          <w:t>CHƯƠNG 4:</w:t>
        </w:r>
        <w:r>
          <w:rPr>
            <w:rFonts w:ascii="Calibri" w:eastAsia="Yu Mincho" w:hAnsi="Calibri" w:cs="Arial"/>
            <w:b w:val="0"/>
            <w:caps w:val="0"/>
            <w:kern w:val="2"/>
            <w:sz w:val="22"/>
            <w:szCs w:val="22"/>
          </w:rPr>
          <w:tab/>
        </w:r>
        <w:r w:rsidRPr="00D85BA1">
          <w:rPr>
            <w:rStyle w:val="Siuktni"/>
          </w:rPr>
          <w:t>KẾT LUẬN VÀ HƯỚNG PHÁT TRIỂN</w:t>
        </w:r>
        <w:r>
          <w:rPr>
            <w:webHidden/>
          </w:rPr>
          <w:tab/>
        </w:r>
        <w:r>
          <w:rPr>
            <w:webHidden/>
          </w:rPr>
          <w:fldChar w:fldCharType="begin"/>
        </w:r>
        <w:r>
          <w:rPr>
            <w:webHidden/>
          </w:rPr>
          <w:instrText xml:space="preserve"> PAGEREF _Toc230994842 \h </w:instrText>
        </w:r>
        <w:r>
          <w:rPr>
            <w:webHidden/>
          </w:rPr>
        </w:r>
        <w:r>
          <w:rPr>
            <w:webHidden/>
          </w:rPr>
          <w:fldChar w:fldCharType="separate"/>
        </w:r>
        <w:r>
          <w:rPr>
            <w:webHidden/>
          </w:rPr>
          <w:t>37</w:t>
        </w:r>
        <w:r>
          <w:rPr>
            <w:webHidden/>
          </w:rPr>
          <w:fldChar w:fldCharType="end"/>
        </w:r>
      </w:hyperlink>
    </w:p>
    <w:p w14:paraId="6F73DFFD" w14:textId="7595514D" w:rsidR="00EB7705" w:rsidRDefault="00EB7705" w:rsidP="00EB7705">
      <w:pPr>
        <w:pStyle w:val="Mucluc2"/>
        <w:spacing w:line="360" w:lineRule="auto"/>
        <w:rPr>
          <w:rFonts w:ascii="Calibri" w:eastAsia="Yu Mincho" w:hAnsi="Calibri" w:cs="Arial"/>
          <w:kern w:val="2"/>
          <w:sz w:val="22"/>
          <w:szCs w:val="22"/>
        </w:rPr>
      </w:pPr>
      <w:hyperlink w:anchor="_Toc230994843" w:history="1">
        <w:r w:rsidRPr="00D85BA1">
          <w:rPr>
            <w:rStyle w:val="Siuktni"/>
          </w:rPr>
          <w:t>4.1.</w:t>
        </w:r>
        <w:r>
          <w:rPr>
            <w:rFonts w:ascii="Calibri" w:eastAsia="Yu Mincho" w:hAnsi="Calibri" w:cs="Arial"/>
            <w:kern w:val="2"/>
            <w:sz w:val="22"/>
            <w:szCs w:val="22"/>
          </w:rPr>
          <w:tab/>
        </w:r>
        <w:r w:rsidRPr="00D85BA1">
          <w:rPr>
            <w:rStyle w:val="Siuktni"/>
          </w:rPr>
          <w:t>KẾT QUẢ ĐẠT ĐƯỢC</w:t>
        </w:r>
        <w:r>
          <w:rPr>
            <w:webHidden/>
          </w:rPr>
          <w:tab/>
        </w:r>
        <w:r>
          <w:rPr>
            <w:webHidden/>
          </w:rPr>
          <w:fldChar w:fldCharType="begin"/>
        </w:r>
        <w:r>
          <w:rPr>
            <w:webHidden/>
          </w:rPr>
          <w:instrText xml:space="preserve"> PAGEREF _Toc230994843 \h </w:instrText>
        </w:r>
        <w:r>
          <w:rPr>
            <w:webHidden/>
          </w:rPr>
        </w:r>
        <w:r>
          <w:rPr>
            <w:webHidden/>
          </w:rPr>
          <w:fldChar w:fldCharType="separate"/>
        </w:r>
        <w:r>
          <w:rPr>
            <w:webHidden/>
          </w:rPr>
          <w:t>37</w:t>
        </w:r>
        <w:r>
          <w:rPr>
            <w:webHidden/>
          </w:rPr>
          <w:fldChar w:fldCharType="end"/>
        </w:r>
      </w:hyperlink>
    </w:p>
    <w:p w14:paraId="4B64D210" w14:textId="7AFBA594" w:rsidR="00EB7705" w:rsidRDefault="00EB7705" w:rsidP="00EB7705">
      <w:pPr>
        <w:pStyle w:val="Mucluc2"/>
        <w:spacing w:line="360" w:lineRule="auto"/>
        <w:rPr>
          <w:rFonts w:ascii="Calibri" w:eastAsia="Yu Mincho" w:hAnsi="Calibri" w:cs="Arial"/>
          <w:kern w:val="2"/>
          <w:sz w:val="22"/>
          <w:szCs w:val="22"/>
        </w:rPr>
      </w:pPr>
      <w:hyperlink w:anchor="_Toc230994844" w:history="1">
        <w:r w:rsidRPr="00D85BA1">
          <w:rPr>
            <w:rStyle w:val="Siuktni"/>
          </w:rPr>
          <w:t>4.2.</w:t>
        </w:r>
        <w:r>
          <w:rPr>
            <w:rFonts w:ascii="Calibri" w:eastAsia="Yu Mincho" w:hAnsi="Calibri" w:cs="Arial"/>
            <w:kern w:val="2"/>
            <w:sz w:val="22"/>
            <w:szCs w:val="22"/>
          </w:rPr>
          <w:tab/>
        </w:r>
        <w:r w:rsidRPr="00D85BA1">
          <w:rPr>
            <w:rStyle w:val="Siuktni"/>
          </w:rPr>
          <w:t>HẠN CHẾ CỦA ĐỀ TÀI</w:t>
        </w:r>
        <w:r>
          <w:rPr>
            <w:webHidden/>
          </w:rPr>
          <w:tab/>
        </w:r>
        <w:r>
          <w:rPr>
            <w:webHidden/>
          </w:rPr>
          <w:fldChar w:fldCharType="begin"/>
        </w:r>
        <w:r>
          <w:rPr>
            <w:webHidden/>
          </w:rPr>
          <w:instrText xml:space="preserve"> PAGEREF _Toc230994844 \h </w:instrText>
        </w:r>
        <w:r>
          <w:rPr>
            <w:webHidden/>
          </w:rPr>
        </w:r>
        <w:r>
          <w:rPr>
            <w:webHidden/>
          </w:rPr>
          <w:fldChar w:fldCharType="separate"/>
        </w:r>
        <w:r>
          <w:rPr>
            <w:webHidden/>
          </w:rPr>
          <w:t>39</w:t>
        </w:r>
        <w:r>
          <w:rPr>
            <w:webHidden/>
          </w:rPr>
          <w:fldChar w:fldCharType="end"/>
        </w:r>
      </w:hyperlink>
    </w:p>
    <w:p w14:paraId="75DB920A" w14:textId="4E2F8351" w:rsidR="00EB7705" w:rsidRDefault="00EB7705" w:rsidP="00EB7705">
      <w:pPr>
        <w:pStyle w:val="Mucluc2"/>
        <w:spacing w:line="360" w:lineRule="auto"/>
        <w:rPr>
          <w:rFonts w:ascii="Calibri" w:eastAsia="Yu Mincho" w:hAnsi="Calibri" w:cs="Arial"/>
          <w:kern w:val="2"/>
          <w:sz w:val="22"/>
          <w:szCs w:val="22"/>
        </w:rPr>
      </w:pPr>
      <w:hyperlink w:anchor="_Toc230994845" w:history="1">
        <w:r w:rsidRPr="00D85BA1">
          <w:rPr>
            <w:rStyle w:val="Siuktni"/>
          </w:rPr>
          <w:t>4.3.</w:t>
        </w:r>
        <w:r>
          <w:rPr>
            <w:rFonts w:ascii="Calibri" w:eastAsia="Yu Mincho" w:hAnsi="Calibri" w:cs="Arial"/>
            <w:kern w:val="2"/>
            <w:sz w:val="22"/>
            <w:szCs w:val="22"/>
          </w:rPr>
          <w:tab/>
        </w:r>
        <w:r w:rsidRPr="00D85BA1">
          <w:rPr>
            <w:rStyle w:val="Siuktni"/>
          </w:rPr>
          <w:t>HƯỚNG PHÁT TRIỂN</w:t>
        </w:r>
        <w:r>
          <w:rPr>
            <w:webHidden/>
          </w:rPr>
          <w:tab/>
        </w:r>
        <w:r>
          <w:rPr>
            <w:webHidden/>
          </w:rPr>
          <w:fldChar w:fldCharType="begin"/>
        </w:r>
        <w:r>
          <w:rPr>
            <w:webHidden/>
          </w:rPr>
          <w:instrText xml:space="preserve"> PAGEREF _Toc230994845 \h </w:instrText>
        </w:r>
        <w:r>
          <w:rPr>
            <w:webHidden/>
          </w:rPr>
        </w:r>
        <w:r>
          <w:rPr>
            <w:webHidden/>
          </w:rPr>
          <w:fldChar w:fldCharType="separate"/>
        </w:r>
        <w:r>
          <w:rPr>
            <w:webHidden/>
          </w:rPr>
          <w:t>40</w:t>
        </w:r>
        <w:r>
          <w:rPr>
            <w:webHidden/>
          </w:rPr>
          <w:fldChar w:fldCharType="end"/>
        </w:r>
      </w:hyperlink>
    </w:p>
    <w:p w14:paraId="1B7403F9" w14:textId="037E8EDC" w:rsidR="00356B36" w:rsidRPr="007F0ED6" w:rsidRDefault="00EB7705" w:rsidP="00356B36">
      <w:pPr>
        <w:pStyle w:val="txtNoiDung01"/>
        <w:sectPr w:rsidR="00356B36" w:rsidRPr="007F0ED6" w:rsidSect="00990927">
          <w:footerReference w:type="first" r:id="rId11"/>
          <w:type w:val="oddPage"/>
          <w:pgSz w:w="11907" w:h="16840" w:code="9"/>
          <w:pgMar w:top="1418" w:right="1134" w:bottom="1418" w:left="1985" w:header="862" w:footer="720" w:gutter="0"/>
          <w:pgNumType w:fmt="lowerRoman" w:start="1"/>
          <w:cols w:space="720"/>
          <w:docGrid w:linePitch="326"/>
        </w:sectPr>
      </w:pPr>
      <w:r>
        <w:fldChar w:fldCharType="end"/>
      </w:r>
    </w:p>
    <w:p w14:paraId="0963B3C2" w14:textId="77777777" w:rsidR="00191AAF" w:rsidRPr="007F0ED6" w:rsidRDefault="00191AAF" w:rsidP="00191AAF">
      <w:pPr>
        <w:pStyle w:val="txtTieuDe01"/>
      </w:pPr>
      <w:bookmarkStart w:id="0" w:name="_Toc355590175"/>
      <w:bookmarkStart w:id="1" w:name="_Toc356485658"/>
      <w:r w:rsidRPr="007F0ED6">
        <w:lastRenderedPageBreak/>
        <w:t xml:space="preserve">DANH SÁCH HÌNH </w:t>
      </w:r>
      <w:bookmarkEnd w:id="0"/>
      <w:r w:rsidRPr="007F0ED6">
        <w:t>ẢNH</w:t>
      </w:r>
      <w:bookmarkEnd w:id="1"/>
    </w:p>
    <w:p w14:paraId="41F52552" w14:textId="65FAF131" w:rsidR="00606CB9" w:rsidRDefault="00254FC9">
      <w:pPr>
        <w:pStyle w:val="Banghinhminhhoa"/>
        <w:tabs>
          <w:tab w:val="right" w:leader="dot" w:pos="8778"/>
        </w:tabs>
        <w:rPr>
          <w:rFonts w:ascii="Calibri" w:eastAsia="Yu Mincho" w:hAnsi="Calibri" w:cs="Arial"/>
          <w:kern w:val="2"/>
          <w:szCs w:val="24"/>
          <w:lang w:val="en-US" w:eastAsia="en-US"/>
        </w:rPr>
      </w:pPr>
      <w:r>
        <w:fldChar w:fldCharType="begin"/>
      </w:r>
      <w:r>
        <w:instrText xml:space="preserve"> TOC \h \z \c "Hình" </w:instrText>
      </w:r>
      <w:r>
        <w:fldChar w:fldCharType="separate"/>
      </w:r>
      <w:hyperlink w:anchor="_Toc230989334" w:history="1">
        <w:r w:rsidR="00606CB9" w:rsidRPr="00BB5A3F">
          <w:rPr>
            <w:rStyle w:val="Siuktni"/>
          </w:rPr>
          <w:t>Hình 2</w:t>
        </w:r>
        <w:r w:rsidR="00606CB9" w:rsidRPr="00BB5A3F">
          <w:rPr>
            <w:rStyle w:val="Siuktni"/>
          </w:rPr>
          <w:noBreakHyphen/>
          <w:t>1</w:t>
        </w:r>
        <w:r w:rsidR="00606CB9" w:rsidRPr="00BB5A3F">
          <w:rPr>
            <w:rStyle w:val="Siuktni"/>
            <w:i/>
          </w:rPr>
          <w:t xml:space="preserve"> Sơ đồ khối quy trình hoạt động của Raspberry Pi 3</w:t>
        </w:r>
        <w:r w:rsidR="00606CB9">
          <w:rPr>
            <w:webHidden/>
          </w:rPr>
          <w:tab/>
        </w:r>
        <w:r w:rsidR="00606CB9">
          <w:rPr>
            <w:webHidden/>
          </w:rPr>
          <w:fldChar w:fldCharType="begin"/>
        </w:r>
        <w:r w:rsidR="00606CB9">
          <w:rPr>
            <w:webHidden/>
          </w:rPr>
          <w:instrText xml:space="preserve"> PAGEREF _Toc230989334 \h </w:instrText>
        </w:r>
        <w:r w:rsidR="00606CB9">
          <w:rPr>
            <w:webHidden/>
          </w:rPr>
        </w:r>
        <w:r w:rsidR="00606CB9">
          <w:rPr>
            <w:webHidden/>
          </w:rPr>
          <w:fldChar w:fldCharType="separate"/>
        </w:r>
        <w:r w:rsidR="00606CB9">
          <w:rPr>
            <w:webHidden/>
          </w:rPr>
          <w:t>8</w:t>
        </w:r>
        <w:r w:rsidR="00606CB9">
          <w:rPr>
            <w:webHidden/>
          </w:rPr>
          <w:fldChar w:fldCharType="end"/>
        </w:r>
      </w:hyperlink>
    </w:p>
    <w:p w14:paraId="74A5809F" w14:textId="04B90195"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35" w:history="1">
        <w:r w:rsidRPr="00BB5A3F">
          <w:rPr>
            <w:rStyle w:val="Siuktni"/>
          </w:rPr>
          <w:t>Hình 2</w:t>
        </w:r>
        <w:r w:rsidRPr="00BB5A3F">
          <w:rPr>
            <w:rStyle w:val="Siuktni"/>
          </w:rPr>
          <w:noBreakHyphen/>
          <w:t>2</w:t>
        </w:r>
        <w:r w:rsidRPr="00BB5A3F">
          <w:rPr>
            <w:rStyle w:val="Siuktni"/>
            <w:i/>
          </w:rPr>
          <w:t xml:space="preserve"> Sơ đồ khối quy trình hoạt động của cảm biến DHT11</w:t>
        </w:r>
        <w:r>
          <w:rPr>
            <w:webHidden/>
          </w:rPr>
          <w:tab/>
        </w:r>
        <w:r>
          <w:rPr>
            <w:webHidden/>
          </w:rPr>
          <w:fldChar w:fldCharType="begin"/>
        </w:r>
        <w:r>
          <w:rPr>
            <w:webHidden/>
          </w:rPr>
          <w:instrText xml:space="preserve"> PAGEREF _Toc230989335 \h </w:instrText>
        </w:r>
        <w:r>
          <w:rPr>
            <w:webHidden/>
          </w:rPr>
        </w:r>
        <w:r>
          <w:rPr>
            <w:webHidden/>
          </w:rPr>
          <w:fldChar w:fldCharType="separate"/>
        </w:r>
        <w:r>
          <w:rPr>
            <w:webHidden/>
          </w:rPr>
          <w:t>9</w:t>
        </w:r>
        <w:r>
          <w:rPr>
            <w:webHidden/>
          </w:rPr>
          <w:fldChar w:fldCharType="end"/>
        </w:r>
      </w:hyperlink>
    </w:p>
    <w:p w14:paraId="0C4438B2" w14:textId="2C473621"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36" w:history="1">
        <w:r w:rsidRPr="00BB5A3F">
          <w:rPr>
            <w:rStyle w:val="Siuktni"/>
          </w:rPr>
          <w:t>Hình 2</w:t>
        </w:r>
        <w:r w:rsidRPr="00BB5A3F">
          <w:rPr>
            <w:rStyle w:val="Siuktni"/>
          </w:rPr>
          <w:noBreakHyphen/>
          <w:t>3</w:t>
        </w:r>
        <w:r w:rsidRPr="00BB5A3F">
          <w:rPr>
            <w:rStyle w:val="Siuktni"/>
            <w:i/>
          </w:rPr>
          <w:t xml:space="preserve"> Sơ đồ khối quy trình hoạt động của cảm biến khí gas MQ-2</w:t>
        </w:r>
        <w:r>
          <w:rPr>
            <w:webHidden/>
          </w:rPr>
          <w:tab/>
        </w:r>
        <w:r>
          <w:rPr>
            <w:webHidden/>
          </w:rPr>
          <w:fldChar w:fldCharType="begin"/>
        </w:r>
        <w:r>
          <w:rPr>
            <w:webHidden/>
          </w:rPr>
          <w:instrText xml:space="preserve"> PAGEREF _Toc230989336 \h </w:instrText>
        </w:r>
        <w:r>
          <w:rPr>
            <w:webHidden/>
          </w:rPr>
        </w:r>
        <w:r>
          <w:rPr>
            <w:webHidden/>
          </w:rPr>
          <w:fldChar w:fldCharType="separate"/>
        </w:r>
        <w:r>
          <w:rPr>
            <w:webHidden/>
          </w:rPr>
          <w:t>10</w:t>
        </w:r>
        <w:r>
          <w:rPr>
            <w:webHidden/>
          </w:rPr>
          <w:fldChar w:fldCharType="end"/>
        </w:r>
      </w:hyperlink>
    </w:p>
    <w:p w14:paraId="303FAB8E" w14:textId="5D81CA17"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37" w:history="1">
        <w:r w:rsidRPr="00BB5A3F">
          <w:rPr>
            <w:rStyle w:val="Siuktni"/>
          </w:rPr>
          <w:t>Hình 2</w:t>
        </w:r>
        <w:r w:rsidRPr="00BB5A3F">
          <w:rPr>
            <w:rStyle w:val="Siuktni"/>
          </w:rPr>
          <w:noBreakHyphen/>
          <w:t>4</w:t>
        </w:r>
        <w:r w:rsidRPr="00BB5A3F">
          <w:rPr>
            <w:rStyle w:val="Siuktni"/>
            <w:i/>
          </w:rPr>
          <w:t xml:space="preserve"> Sơ đồ khối quy trình hoạt động của cảm biến siêu âm HC-SR04</w:t>
        </w:r>
        <w:r>
          <w:rPr>
            <w:webHidden/>
          </w:rPr>
          <w:tab/>
        </w:r>
        <w:r>
          <w:rPr>
            <w:webHidden/>
          </w:rPr>
          <w:fldChar w:fldCharType="begin"/>
        </w:r>
        <w:r>
          <w:rPr>
            <w:webHidden/>
          </w:rPr>
          <w:instrText xml:space="preserve"> PAGEREF _Toc230989337 \h </w:instrText>
        </w:r>
        <w:r>
          <w:rPr>
            <w:webHidden/>
          </w:rPr>
        </w:r>
        <w:r>
          <w:rPr>
            <w:webHidden/>
          </w:rPr>
          <w:fldChar w:fldCharType="separate"/>
        </w:r>
        <w:r>
          <w:rPr>
            <w:webHidden/>
          </w:rPr>
          <w:t>11</w:t>
        </w:r>
        <w:r>
          <w:rPr>
            <w:webHidden/>
          </w:rPr>
          <w:fldChar w:fldCharType="end"/>
        </w:r>
      </w:hyperlink>
    </w:p>
    <w:p w14:paraId="15A5247B" w14:textId="05150FEB"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38" w:history="1">
        <w:r w:rsidRPr="00BB5A3F">
          <w:rPr>
            <w:rStyle w:val="Siuktni"/>
          </w:rPr>
          <w:t>Hình 2</w:t>
        </w:r>
        <w:r w:rsidRPr="00BB5A3F">
          <w:rPr>
            <w:rStyle w:val="Siuktni"/>
          </w:rPr>
          <w:noBreakHyphen/>
          <w:t>5</w:t>
        </w:r>
        <w:r w:rsidRPr="00BB5A3F">
          <w:rPr>
            <w:rStyle w:val="Siuktni"/>
            <w:i/>
          </w:rPr>
          <w:t xml:space="preserve"> Sơ đồ khối quy trình hoạt động của cảm biến báo cháy</w:t>
        </w:r>
        <w:r>
          <w:rPr>
            <w:webHidden/>
          </w:rPr>
          <w:tab/>
        </w:r>
        <w:r>
          <w:rPr>
            <w:webHidden/>
          </w:rPr>
          <w:fldChar w:fldCharType="begin"/>
        </w:r>
        <w:r>
          <w:rPr>
            <w:webHidden/>
          </w:rPr>
          <w:instrText xml:space="preserve"> PAGEREF _Toc230989338 \h </w:instrText>
        </w:r>
        <w:r>
          <w:rPr>
            <w:webHidden/>
          </w:rPr>
        </w:r>
        <w:r>
          <w:rPr>
            <w:webHidden/>
          </w:rPr>
          <w:fldChar w:fldCharType="separate"/>
        </w:r>
        <w:r>
          <w:rPr>
            <w:webHidden/>
          </w:rPr>
          <w:t>12</w:t>
        </w:r>
        <w:r>
          <w:rPr>
            <w:webHidden/>
          </w:rPr>
          <w:fldChar w:fldCharType="end"/>
        </w:r>
      </w:hyperlink>
    </w:p>
    <w:p w14:paraId="7B753781" w14:textId="77FC771A"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39" w:history="1">
        <w:r w:rsidRPr="00BB5A3F">
          <w:rPr>
            <w:rStyle w:val="Siuktni"/>
          </w:rPr>
          <w:t>Hình 2</w:t>
        </w:r>
        <w:r w:rsidRPr="00BB5A3F">
          <w:rPr>
            <w:rStyle w:val="Siuktni"/>
          </w:rPr>
          <w:noBreakHyphen/>
          <w:t>6</w:t>
        </w:r>
        <w:r w:rsidRPr="00BB5A3F">
          <w:rPr>
            <w:rStyle w:val="Siuktni"/>
            <w:i/>
          </w:rPr>
          <w:t xml:space="preserve"> Sơ đồ khối quy trình hoạt động của servo</w:t>
        </w:r>
        <w:r>
          <w:rPr>
            <w:webHidden/>
          </w:rPr>
          <w:tab/>
        </w:r>
        <w:r>
          <w:rPr>
            <w:webHidden/>
          </w:rPr>
          <w:fldChar w:fldCharType="begin"/>
        </w:r>
        <w:r>
          <w:rPr>
            <w:webHidden/>
          </w:rPr>
          <w:instrText xml:space="preserve"> PAGEREF _Toc230989339 \h </w:instrText>
        </w:r>
        <w:r>
          <w:rPr>
            <w:webHidden/>
          </w:rPr>
        </w:r>
        <w:r>
          <w:rPr>
            <w:webHidden/>
          </w:rPr>
          <w:fldChar w:fldCharType="separate"/>
        </w:r>
        <w:r>
          <w:rPr>
            <w:webHidden/>
          </w:rPr>
          <w:t>13</w:t>
        </w:r>
        <w:r>
          <w:rPr>
            <w:webHidden/>
          </w:rPr>
          <w:fldChar w:fldCharType="end"/>
        </w:r>
      </w:hyperlink>
    </w:p>
    <w:p w14:paraId="5ADF523D" w14:textId="56032D56"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0" w:history="1">
        <w:r w:rsidRPr="00BB5A3F">
          <w:rPr>
            <w:rStyle w:val="Siuktni"/>
          </w:rPr>
          <w:t>Hình 2</w:t>
        </w:r>
        <w:r w:rsidRPr="00BB5A3F">
          <w:rPr>
            <w:rStyle w:val="Siuktni"/>
          </w:rPr>
          <w:noBreakHyphen/>
          <w:t>7</w:t>
        </w:r>
        <w:r w:rsidRPr="00BB5A3F">
          <w:rPr>
            <w:rStyle w:val="Siuktni"/>
            <w:lang w:val="en-US"/>
          </w:rPr>
          <w:t xml:space="preserve"> </w:t>
        </w:r>
        <w:r w:rsidRPr="00BB5A3F">
          <w:rPr>
            <w:rStyle w:val="Siuktni"/>
            <w:i/>
            <w:iCs/>
            <w:lang w:val="en-US"/>
          </w:rPr>
          <w:t>Kiến trúc giao tiếp hệ thống</w:t>
        </w:r>
        <w:r>
          <w:rPr>
            <w:webHidden/>
          </w:rPr>
          <w:tab/>
        </w:r>
        <w:r>
          <w:rPr>
            <w:webHidden/>
          </w:rPr>
          <w:fldChar w:fldCharType="begin"/>
        </w:r>
        <w:r>
          <w:rPr>
            <w:webHidden/>
          </w:rPr>
          <w:instrText xml:space="preserve"> PAGEREF _Toc230989340 \h </w:instrText>
        </w:r>
        <w:r>
          <w:rPr>
            <w:webHidden/>
          </w:rPr>
        </w:r>
        <w:r>
          <w:rPr>
            <w:webHidden/>
          </w:rPr>
          <w:fldChar w:fldCharType="separate"/>
        </w:r>
        <w:r>
          <w:rPr>
            <w:webHidden/>
          </w:rPr>
          <w:t>15</w:t>
        </w:r>
        <w:r>
          <w:rPr>
            <w:webHidden/>
          </w:rPr>
          <w:fldChar w:fldCharType="end"/>
        </w:r>
      </w:hyperlink>
    </w:p>
    <w:p w14:paraId="4462CA19" w14:textId="7CF89094"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1" w:history="1">
        <w:r w:rsidRPr="00BB5A3F">
          <w:rPr>
            <w:rStyle w:val="Siuktni"/>
          </w:rPr>
          <w:t>Hình 2</w:t>
        </w:r>
        <w:r w:rsidRPr="00BB5A3F">
          <w:rPr>
            <w:rStyle w:val="Siuktni"/>
          </w:rPr>
          <w:noBreakHyphen/>
          <w:t>8</w:t>
        </w:r>
        <w:r w:rsidRPr="00BB5A3F">
          <w:rPr>
            <w:rStyle w:val="Siuktni"/>
            <w:lang w:val="en-US"/>
          </w:rPr>
          <w:t xml:space="preserve"> </w:t>
        </w:r>
        <w:r w:rsidRPr="00BB5A3F">
          <w:rPr>
            <w:rStyle w:val="Siuktni"/>
            <w:i/>
            <w:iCs/>
            <w:lang w:val="en-US"/>
          </w:rPr>
          <w:t>Kiến trúc hệ thống</w:t>
        </w:r>
        <w:r>
          <w:rPr>
            <w:webHidden/>
          </w:rPr>
          <w:tab/>
        </w:r>
        <w:r>
          <w:rPr>
            <w:webHidden/>
          </w:rPr>
          <w:fldChar w:fldCharType="begin"/>
        </w:r>
        <w:r>
          <w:rPr>
            <w:webHidden/>
          </w:rPr>
          <w:instrText xml:space="preserve"> PAGEREF _Toc230989341 \h </w:instrText>
        </w:r>
        <w:r>
          <w:rPr>
            <w:webHidden/>
          </w:rPr>
        </w:r>
        <w:r>
          <w:rPr>
            <w:webHidden/>
          </w:rPr>
          <w:fldChar w:fldCharType="separate"/>
        </w:r>
        <w:r>
          <w:rPr>
            <w:webHidden/>
          </w:rPr>
          <w:t>25</w:t>
        </w:r>
        <w:r>
          <w:rPr>
            <w:webHidden/>
          </w:rPr>
          <w:fldChar w:fldCharType="end"/>
        </w:r>
      </w:hyperlink>
    </w:p>
    <w:p w14:paraId="1CEFF60E" w14:textId="7F6A0C5F"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2" w:history="1">
        <w:r w:rsidRPr="00BB5A3F">
          <w:rPr>
            <w:rStyle w:val="Siuktni"/>
          </w:rPr>
          <w:t>Hình 3</w:t>
        </w:r>
        <w:r w:rsidRPr="00BB5A3F">
          <w:rPr>
            <w:rStyle w:val="Siuktni"/>
          </w:rPr>
          <w:noBreakHyphen/>
          <w:t>1</w:t>
        </w:r>
        <w:r w:rsidRPr="00BB5A3F">
          <w:rPr>
            <w:rStyle w:val="Siuktni"/>
            <w:lang w:val="en-US"/>
          </w:rPr>
          <w:t xml:space="preserve">. </w:t>
        </w:r>
        <w:r w:rsidRPr="00BB5A3F">
          <w:rPr>
            <w:rStyle w:val="Siuktni"/>
            <w:i/>
            <w:iCs/>
            <w:lang w:val="en-US"/>
          </w:rPr>
          <w:t>Giao diện trang chủ</w:t>
        </w:r>
        <w:r>
          <w:rPr>
            <w:webHidden/>
          </w:rPr>
          <w:tab/>
        </w:r>
        <w:r>
          <w:rPr>
            <w:webHidden/>
          </w:rPr>
          <w:fldChar w:fldCharType="begin"/>
        </w:r>
        <w:r>
          <w:rPr>
            <w:webHidden/>
          </w:rPr>
          <w:instrText xml:space="preserve"> PAGEREF _Toc230989342 \h </w:instrText>
        </w:r>
        <w:r>
          <w:rPr>
            <w:webHidden/>
          </w:rPr>
        </w:r>
        <w:r>
          <w:rPr>
            <w:webHidden/>
          </w:rPr>
          <w:fldChar w:fldCharType="separate"/>
        </w:r>
        <w:r>
          <w:rPr>
            <w:webHidden/>
          </w:rPr>
          <w:t>34</w:t>
        </w:r>
        <w:r>
          <w:rPr>
            <w:webHidden/>
          </w:rPr>
          <w:fldChar w:fldCharType="end"/>
        </w:r>
      </w:hyperlink>
    </w:p>
    <w:p w14:paraId="3CBF29D0" w14:textId="65E122A4"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3" w:history="1">
        <w:r w:rsidRPr="00BB5A3F">
          <w:rPr>
            <w:rStyle w:val="Siuktni"/>
          </w:rPr>
          <w:t>Hình 3</w:t>
        </w:r>
        <w:r w:rsidRPr="00BB5A3F">
          <w:rPr>
            <w:rStyle w:val="Siuktni"/>
          </w:rPr>
          <w:noBreakHyphen/>
          <w:t>2</w:t>
        </w:r>
        <w:r w:rsidRPr="00BB5A3F">
          <w:rPr>
            <w:rStyle w:val="Siuktni"/>
            <w:lang w:val="en-US"/>
          </w:rPr>
          <w:t xml:space="preserve"> </w:t>
        </w:r>
        <w:r w:rsidRPr="00BB5A3F">
          <w:rPr>
            <w:rStyle w:val="Siuktni"/>
            <w:i/>
            <w:iCs/>
            <w:lang w:val="en-US"/>
          </w:rPr>
          <w:t>Giao diện trang chủ scroll down</w:t>
        </w:r>
        <w:r>
          <w:rPr>
            <w:webHidden/>
          </w:rPr>
          <w:tab/>
        </w:r>
        <w:r>
          <w:rPr>
            <w:webHidden/>
          </w:rPr>
          <w:fldChar w:fldCharType="begin"/>
        </w:r>
        <w:r>
          <w:rPr>
            <w:webHidden/>
          </w:rPr>
          <w:instrText xml:space="preserve"> PAGEREF _Toc230989343 \h </w:instrText>
        </w:r>
        <w:r>
          <w:rPr>
            <w:webHidden/>
          </w:rPr>
        </w:r>
        <w:r>
          <w:rPr>
            <w:webHidden/>
          </w:rPr>
          <w:fldChar w:fldCharType="separate"/>
        </w:r>
        <w:r>
          <w:rPr>
            <w:webHidden/>
          </w:rPr>
          <w:t>35</w:t>
        </w:r>
        <w:r>
          <w:rPr>
            <w:webHidden/>
          </w:rPr>
          <w:fldChar w:fldCharType="end"/>
        </w:r>
      </w:hyperlink>
    </w:p>
    <w:p w14:paraId="0CB3E948" w14:textId="64EA51F7"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4" w:history="1">
        <w:r w:rsidRPr="00BB5A3F">
          <w:rPr>
            <w:rStyle w:val="Siuktni"/>
          </w:rPr>
          <w:t>Hình 3</w:t>
        </w:r>
        <w:r w:rsidRPr="00BB5A3F">
          <w:rPr>
            <w:rStyle w:val="Siuktni"/>
          </w:rPr>
          <w:noBreakHyphen/>
          <w:t>3</w:t>
        </w:r>
        <w:r w:rsidRPr="00BB5A3F">
          <w:rPr>
            <w:rStyle w:val="Siuktni"/>
            <w:lang w:val="en-US"/>
          </w:rPr>
          <w:t xml:space="preserve"> </w:t>
        </w:r>
        <w:r w:rsidRPr="00BB5A3F">
          <w:rPr>
            <w:rStyle w:val="Siuktni"/>
            <w:i/>
            <w:iCs/>
            <w:lang w:val="en-US"/>
          </w:rPr>
          <w:t>Giao diện cài đặt</w:t>
        </w:r>
        <w:r>
          <w:rPr>
            <w:webHidden/>
          </w:rPr>
          <w:tab/>
        </w:r>
        <w:r>
          <w:rPr>
            <w:webHidden/>
          </w:rPr>
          <w:fldChar w:fldCharType="begin"/>
        </w:r>
        <w:r>
          <w:rPr>
            <w:webHidden/>
          </w:rPr>
          <w:instrText xml:space="preserve"> PAGEREF _Toc230989344 \h </w:instrText>
        </w:r>
        <w:r>
          <w:rPr>
            <w:webHidden/>
          </w:rPr>
        </w:r>
        <w:r>
          <w:rPr>
            <w:webHidden/>
          </w:rPr>
          <w:fldChar w:fldCharType="separate"/>
        </w:r>
        <w:r>
          <w:rPr>
            <w:webHidden/>
          </w:rPr>
          <w:t>36</w:t>
        </w:r>
        <w:r>
          <w:rPr>
            <w:webHidden/>
          </w:rPr>
          <w:fldChar w:fldCharType="end"/>
        </w:r>
      </w:hyperlink>
    </w:p>
    <w:p w14:paraId="6D092507" w14:textId="6F09A5C7"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5" w:history="1">
        <w:r w:rsidRPr="00BB5A3F">
          <w:rPr>
            <w:rStyle w:val="Siuktni"/>
          </w:rPr>
          <w:t>Hình 3</w:t>
        </w:r>
        <w:r w:rsidRPr="00BB5A3F">
          <w:rPr>
            <w:rStyle w:val="Siuktni"/>
          </w:rPr>
          <w:noBreakHyphen/>
          <w:t>4</w:t>
        </w:r>
        <w:r w:rsidRPr="00BB5A3F">
          <w:rPr>
            <w:rStyle w:val="Siuktni"/>
            <w:lang w:val="en-US"/>
          </w:rPr>
          <w:t xml:space="preserve"> </w:t>
        </w:r>
        <w:r w:rsidRPr="00BB5A3F">
          <w:rPr>
            <w:rStyle w:val="Siuktni"/>
            <w:i/>
            <w:iCs/>
            <w:lang w:val="en-US"/>
          </w:rPr>
          <w:t>Giao diện suggestion tab</w:t>
        </w:r>
        <w:r>
          <w:rPr>
            <w:webHidden/>
          </w:rPr>
          <w:tab/>
        </w:r>
        <w:r>
          <w:rPr>
            <w:webHidden/>
          </w:rPr>
          <w:fldChar w:fldCharType="begin"/>
        </w:r>
        <w:r>
          <w:rPr>
            <w:webHidden/>
          </w:rPr>
          <w:instrText xml:space="preserve"> PAGEREF _Toc230989345 \h </w:instrText>
        </w:r>
        <w:r>
          <w:rPr>
            <w:webHidden/>
          </w:rPr>
        </w:r>
        <w:r>
          <w:rPr>
            <w:webHidden/>
          </w:rPr>
          <w:fldChar w:fldCharType="separate"/>
        </w:r>
        <w:r>
          <w:rPr>
            <w:webHidden/>
          </w:rPr>
          <w:t>37</w:t>
        </w:r>
        <w:r>
          <w:rPr>
            <w:webHidden/>
          </w:rPr>
          <w:fldChar w:fldCharType="end"/>
        </w:r>
      </w:hyperlink>
    </w:p>
    <w:p w14:paraId="12DE6E63" w14:textId="04DCCCBE"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6" w:history="1">
        <w:r w:rsidRPr="00BB5A3F">
          <w:rPr>
            <w:rStyle w:val="Siuktni"/>
          </w:rPr>
          <w:t>Hình 3</w:t>
        </w:r>
        <w:r w:rsidRPr="00BB5A3F">
          <w:rPr>
            <w:rStyle w:val="Siuktni"/>
          </w:rPr>
          <w:noBreakHyphen/>
          <w:t>5</w:t>
        </w:r>
        <w:r w:rsidRPr="00BB5A3F">
          <w:rPr>
            <w:rStyle w:val="Siuktni"/>
            <w:lang w:val="en-US"/>
          </w:rPr>
          <w:t xml:space="preserve"> </w:t>
        </w:r>
        <w:r w:rsidRPr="00BB5A3F">
          <w:rPr>
            <w:rStyle w:val="Siuktni"/>
            <w:i/>
            <w:iCs/>
            <w:lang w:val="en-US"/>
          </w:rPr>
          <w:t>Giao diện phòng tab</w:t>
        </w:r>
        <w:r>
          <w:rPr>
            <w:webHidden/>
          </w:rPr>
          <w:tab/>
        </w:r>
        <w:r>
          <w:rPr>
            <w:webHidden/>
          </w:rPr>
          <w:fldChar w:fldCharType="begin"/>
        </w:r>
        <w:r>
          <w:rPr>
            <w:webHidden/>
          </w:rPr>
          <w:instrText xml:space="preserve"> PAGEREF _Toc230989346 \h </w:instrText>
        </w:r>
        <w:r>
          <w:rPr>
            <w:webHidden/>
          </w:rPr>
        </w:r>
        <w:r>
          <w:rPr>
            <w:webHidden/>
          </w:rPr>
          <w:fldChar w:fldCharType="separate"/>
        </w:r>
        <w:r>
          <w:rPr>
            <w:webHidden/>
          </w:rPr>
          <w:t>38</w:t>
        </w:r>
        <w:r>
          <w:rPr>
            <w:webHidden/>
          </w:rPr>
          <w:fldChar w:fldCharType="end"/>
        </w:r>
      </w:hyperlink>
    </w:p>
    <w:p w14:paraId="7A3D94B8" w14:textId="1FFD7BBF"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7" w:history="1">
        <w:r w:rsidRPr="00BB5A3F">
          <w:rPr>
            <w:rStyle w:val="Siuktni"/>
          </w:rPr>
          <w:t>Hình 3</w:t>
        </w:r>
        <w:r w:rsidRPr="00BB5A3F">
          <w:rPr>
            <w:rStyle w:val="Siuktni"/>
          </w:rPr>
          <w:noBreakHyphen/>
          <w:t>6</w:t>
        </w:r>
        <w:r w:rsidRPr="00BB5A3F">
          <w:rPr>
            <w:rStyle w:val="Siuktni"/>
            <w:lang w:val="en-US"/>
          </w:rPr>
          <w:t xml:space="preserve"> </w:t>
        </w:r>
        <w:r w:rsidRPr="00BB5A3F">
          <w:rPr>
            <w:rStyle w:val="Siuktni"/>
            <w:i/>
            <w:iCs/>
            <w:lang w:val="en-US"/>
          </w:rPr>
          <w:t>Giao diện tự động tab</w:t>
        </w:r>
        <w:r>
          <w:rPr>
            <w:webHidden/>
          </w:rPr>
          <w:tab/>
        </w:r>
        <w:r>
          <w:rPr>
            <w:webHidden/>
          </w:rPr>
          <w:fldChar w:fldCharType="begin"/>
        </w:r>
        <w:r>
          <w:rPr>
            <w:webHidden/>
          </w:rPr>
          <w:instrText xml:space="preserve"> PAGEREF _Toc230989347 \h </w:instrText>
        </w:r>
        <w:r>
          <w:rPr>
            <w:webHidden/>
          </w:rPr>
        </w:r>
        <w:r>
          <w:rPr>
            <w:webHidden/>
          </w:rPr>
          <w:fldChar w:fldCharType="separate"/>
        </w:r>
        <w:r>
          <w:rPr>
            <w:webHidden/>
          </w:rPr>
          <w:t>39</w:t>
        </w:r>
        <w:r>
          <w:rPr>
            <w:webHidden/>
          </w:rPr>
          <w:fldChar w:fldCharType="end"/>
        </w:r>
      </w:hyperlink>
    </w:p>
    <w:p w14:paraId="277F3EFF" w14:textId="565C2B39"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8" w:history="1">
        <w:r w:rsidRPr="00BB5A3F">
          <w:rPr>
            <w:rStyle w:val="Siuktni"/>
          </w:rPr>
          <w:t>Hình 3</w:t>
        </w:r>
        <w:r w:rsidRPr="00BB5A3F">
          <w:rPr>
            <w:rStyle w:val="Siuktni"/>
          </w:rPr>
          <w:noBreakHyphen/>
          <w:t>7</w:t>
        </w:r>
        <w:r w:rsidRPr="00BB5A3F">
          <w:rPr>
            <w:rStyle w:val="Siuktni"/>
            <w:lang w:val="en-US"/>
          </w:rPr>
          <w:t xml:space="preserve"> </w:t>
        </w:r>
        <w:r w:rsidRPr="00BB5A3F">
          <w:rPr>
            <w:rStyle w:val="Siuktni"/>
            <w:i/>
            <w:iCs/>
            <w:lang w:val="en-US"/>
          </w:rPr>
          <w:t>Giao diện tab An ninh</w:t>
        </w:r>
        <w:r>
          <w:rPr>
            <w:webHidden/>
          </w:rPr>
          <w:tab/>
        </w:r>
        <w:r>
          <w:rPr>
            <w:webHidden/>
          </w:rPr>
          <w:fldChar w:fldCharType="begin"/>
        </w:r>
        <w:r>
          <w:rPr>
            <w:webHidden/>
          </w:rPr>
          <w:instrText xml:space="preserve"> PAGEREF _Toc230989348 \h </w:instrText>
        </w:r>
        <w:r>
          <w:rPr>
            <w:webHidden/>
          </w:rPr>
        </w:r>
        <w:r>
          <w:rPr>
            <w:webHidden/>
          </w:rPr>
          <w:fldChar w:fldCharType="separate"/>
        </w:r>
        <w:r>
          <w:rPr>
            <w:webHidden/>
          </w:rPr>
          <w:t>40</w:t>
        </w:r>
        <w:r>
          <w:rPr>
            <w:webHidden/>
          </w:rPr>
          <w:fldChar w:fldCharType="end"/>
        </w:r>
      </w:hyperlink>
    </w:p>
    <w:p w14:paraId="57A082B2" w14:textId="78F48EE3" w:rsidR="00606CB9" w:rsidRDefault="00606CB9">
      <w:pPr>
        <w:pStyle w:val="Banghinhminhhoa"/>
        <w:tabs>
          <w:tab w:val="right" w:leader="dot" w:pos="8778"/>
        </w:tabs>
        <w:rPr>
          <w:rFonts w:ascii="Calibri" w:eastAsia="Yu Mincho" w:hAnsi="Calibri" w:cs="Arial"/>
          <w:kern w:val="2"/>
          <w:szCs w:val="24"/>
          <w:lang w:val="en-US" w:eastAsia="en-US"/>
        </w:rPr>
      </w:pPr>
      <w:hyperlink w:anchor="_Toc230989349" w:history="1">
        <w:r w:rsidRPr="00BB5A3F">
          <w:rPr>
            <w:rStyle w:val="Siuktni"/>
          </w:rPr>
          <w:t>Hình 3</w:t>
        </w:r>
        <w:r w:rsidRPr="00BB5A3F">
          <w:rPr>
            <w:rStyle w:val="Siuktni"/>
          </w:rPr>
          <w:noBreakHyphen/>
          <w:t>8</w:t>
        </w:r>
        <w:r w:rsidRPr="00BB5A3F">
          <w:rPr>
            <w:rStyle w:val="Siuktni"/>
            <w:lang w:val="en-US"/>
          </w:rPr>
          <w:t xml:space="preserve"> </w:t>
        </w:r>
        <w:r w:rsidRPr="00BB5A3F">
          <w:rPr>
            <w:rStyle w:val="Siuktni"/>
            <w:i/>
            <w:iCs/>
            <w:lang w:val="en-US"/>
          </w:rPr>
          <w:t>Giao diện trợ lý AI</w:t>
        </w:r>
        <w:r>
          <w:rPr>
            <w:webHidden/>
          </w:rPr>
          <w:tab/>
        </w:r>
        <w:r>
          <w:rPr>
            <w:webHidden/>
          </w:rPr>
          <w:fldChar w:fldCharType="begin"/>
        </w:r>
        <w:r>
          <w:rPr>
            <w:webHidden/>
          </w:rPr>
          <w:instrText xml:space="preserve"> PAGEREF _Toc230989349 \h </w:instrText>
        </w:r>
        <w:r>
          <w:rPr>
            <w:webHidden/>
          </w:rPr>
        </w:r>
        <w:r>
          <w:rPr>
            <w:webHidden/>
          </w:rPr>
          <w:fldChar w:fldCharType="separate"/>
        </w:r>
        <w:r>
          <w:rPr>
            <w:webHidden/>
          </w:rPr>
          <w:t>41</w:t>
        </w:r>
        <w:r>
          <w:rPr>
            <w:webHidden/>
          </w:rPr>
          <w:fldChar w:fldCharType="end"/>
        </w:r>
      </w:hyperlink>
    </w:p>
    <w:p w14:paraId="1868FDE7" w14:textId="43C2BA22" w:rsidR="00860AB3" w:rsidRPr="007F0ED6" w:rsidRDefault="00254FC9" w:rsidP="00EB7705">
      <w:pPr>
        <w:pStyle w:val="txtNoiDung01"/>
      </w:pPr>
      <w:r>
        <w:fldChar w:fldCharType="end"/>
      </w:r>
    </w:p>
    <w:p w14:paraId="2438409F" w14:textId="367B3522" w:rsidR="001F159D" w:rsidRPr="001F159D" w:rsidRDefault="00683976" w:rsidP="00367C7C">
      <w:pPr>
        <w:pStyle w:val="u1"/>
      </w:pPr>
      <w:r w:rsidRPr="007F0ED6">
        <w:br w:type="page"/>
      </w:r>
      <w:bookmarkStart w:id="2" w:name="_Toc230994802"/>
      <w:r w:rsidR="00191AAF">
        <w:lastRenderedPageBreak/>
        <w:t>GIỚI THIỆU</w:t>
      </w:r>
      <w:bookmarkEnd w:id="2"/>
    </w:p>
    <w:p w14:paraId="29538AE4" w14:textId="33B1B07A" w:rsidR="00440B49" w:rsidRDefault="001640CE" w:rsidP="00683A01">
      <w:pPr>
        <w:pStyle w:val="u2"/>
      </w:pPr>
      <w:bookmarkStart w:id="3" w:name="_Toc230994803"/>
      <w:r>
        <w:t>THỰC TRẠNG</w:t>
      </w:r>
      <w:bookmarkEnd w:id="3"/>
    </w:p>
    <w:p w14:paraId="371905BF" w14:textId="77777777" w:rsidR="00A968C4" w:rsidRDefault="00A968C4" w:rsidP="00A968C4">
      <w:pPr>
        <w:pStyle w:val="txtNoiDung01"/>
      </w:pPr>
      <w:r>
        <w:t>Hiện nay, hầu hết các hệ thống nhà thông minh trên thị trường, kể cả các giải pháp của các hãng lớn như Google Home, Amazon Alexa hay Samsung SmartThings, đều được thiết kế chủ yếu cho tiếng Anh. Người dùng Việt Nam khi sử dụng các hệ thống này thường gặp khó khăn về rào cản ngôn ngữ, đặc biệt là các câu lệnh tiếng Việt có dấu, cách diễn đạt đa dạng và ngữ cảnh địa phương hóa.</w:t>
      </w:r>
    </w:p>
    <w:p w14:paraId="55FE3026" w14:textId="77777777" w:rsidR="00A968C4" w:rsidRDefault="00A968C4" w:rsidP="00A968C4">
      <w:pPr>
        <w:pStyle w:val="txtNoiDung01"/>
      </w:pPr>
      <w:r>
        <w:t>Bên cạnh đó, phần lớn các hệ thống nhà thông minh hiện tại hoạt động theo mô hình phản ứng thụ động – tức là chỉ thực hiện khi có lệnh từ người dùng và không có khả năng tự học hay dự đoán hành vi. Điều này khiến người dùng vẫn phải ghi nhớ và lặp lại các thao tác quen thuộc hằng ngày một cách thủ công, làm giảm giá trị của hệ thống thông minh.</w:t>
      </w:r>
    </w:p>
    <w:p w14:paraId="5F3E0315" w14:textId="138A11C0" w:rsidR="00A968C4" w:rsidRPr="00A968C4" w:rsidRDefault="00A968C4" w:rsidP="00A968C4">
      <w:pPr>
        <w:pStyle w:val="txtNoiDung01"/>
      </w:pPr>
      <w:r>
        <w:t>Ngoài ra, đa số các giải pháp hiện có sử dụng nền tảng đám mây độc quyền, chi phí cao và phụ thuộc vào kết nối Internet liên tục, gây bất tiện trong môi trường gia đình Việt Nam với hạ tầng mạng không đồng đều. Thiếu một giải pháp mã nguồn mở, linh hoạt, hỗ trợ tiếng Việt và có khả năng hoạt động cục bộ là khoảng trống cần được lấp đầy.</w:t>
      </w:r>
    </w:p>
    <w:p w14:paraId="2A55E1DB" w14:textId="39749334" w:rsidR="00537054" w:rsidRDefault="001640CE" w:rsidP="00683A01">
      <w:pPr>
        <w:pStyle w:val="u2"/>
      </w:pPr>
      <w:bookmarkStart w:id="4" w:name="_Toc230994804"/>
      <w:r>
        <w:t>CÁC VẤN ĐỀ CẦN GIẢI QUYẾT</w:t>
      </w:r>
      <w:bookmarkEnd w:id="4"/>
    </w:p>
    <w:p w14:paraId="4AA23BEE" w14:textId="77777777" w:rsidR="00A968C4" w:rsidRPr="00A968C4" w:rsidRDefault="00A968C4" w:rsidP="00A968C4">
      <w:pPr>
        <w:pStyle w:val="txtNoiDung01"/>
        <w:rPr>
          <w:bdr w:val="none" w:sz="0" w:space="0" w:color="auto" w:frame="1"/>
          <w:shd w:val="clear" w:color="auto" w:fill="FFFFFF"/>
        </w:rPr>
      </w:pPr>
      <w:r w:rsidRPr="00EB7705">
        <w:t>Từ</w:t>
      </w:r>
      <w:r w:rsidRPr="00A968C4">
        <w:rPr>
          <w:bdr w:val="none" w:sz="0" w:space="0" w:color="auto" w:frame="1"/>
          <w:shd w:val="clear" w:color="auto" w:fill="FFFFFF"/>
        </w:rPr>
        <w:t xml:space="preserve"> thực trạng trên, nhóm nhận thấy một số vấn đề cốt lõi cần được giải quyết trong hệ thống nhà thông minh:</w:t>
      </w:r>
    </w:p>
    <w:p w14:paraId="4CE1FB18" w14:textId="78758396" w:rsidR="00A968C4" w:rsidRPr="00A968C4" w:rsidRDefault="00A968C4" w:rsidP="00A968C4">
      <w:pPr>
        <w:pStyle w:val="txtGachDong"/>
        <w:rPr>
          <w:bdr w:val="none" w:sz="0" w:space="0" w:color="auto" w:frame="1"/>
          <w:shd w:val="clear" w:color="auto" w:fill="FFFFFF"/>
        </w:rPr>
      </w:pPr>
      <w:r w:rsidRPr="00A968C4">
        <w:rPr>
          <w:bdr w:val="none" w:sz="0" w:space="0" w:color="auto" w:frame="1"/>
          <w:shd w:val="clear" w:color="auto" w:fill="FFFFFF"/>
        </w:rPr>
        <w:t>Thiếu hỗ trợ điều khiển bằng ngôn ngữ tự nhiên tiếng Việt: Người dùng chưa thể ra lệnh bằng câu nói tự nhiên như "Tắt đèn phòng khách", "Bật quạt số 2" hay "Đóng cửa chính" và nhận được phản hồi chính xác từ hệ thống.</w:t>
      </w:r>
    </w:p>
    <w:p w14:paraId="146A9533" w14:textId="4F4610B8" w:rsidR="00A968C4" w:rsidRPr="00A968C4" w:rsidRDefault="00A968C4" w:rsidP="00A968C4">
      <w:pPr>
        <w:pStyle w:val="txtGachDong"/>
        <w:rPr>
          <w:bdr w:val="none" w:sz="0" w:space="0" w:color="auto" w:frame="1"/>
          <w:shd w:val="clear" w:color="auto" w:fill="FFFFFF"/>
        </w:rPr>
      </w:pPr>
      <w:r w:rsidRPr="00A968C4">
        <w:rPr>
          <w:bdr w:val="none" w:sz="0" w:space="0" w:color="auto" w:frame="1"/>
          <w:shd w:val="clear" w:color="auto" w:fill="FFFFFF"/>
        </w:rPr>
        <w:t>Hệ thống phản ứng thụ động, thiếu tính chủ động: Các thiết bị chỉ hoạt động khi có lệnh trực tiếp, không có khả năng tự học thói quen và gợi ý hành động phù hợp cho người dùng theo từng khung giờ hoặc ngữ cảnh.</w:t>
      </w:r>
    </w:p>
    <w:p w14:paraId="57EA71F5" w14:textId="612F8E5E" w:rsidR="00A968C4" w:rsidRPr="00A968C4" w:rsidRDefault="00A968C4" w:rsidP="00A968C4">
      <w:pPr>
        <w:pStyle w:val="txtGachDong"/>
        <w:rPr>
          <w:bdr w:val="none" w:sz="0" w:space="0" w:color="auto" w:frame="1"/>
          <w:shd w:val="clear" w:color="auto" w:fill="FFFFFF"/>
        </w:rPr>
      </w:pPr>
      <w:r w:rsidRPr="00A968C4">
        <w:rPr>
          <w:bdr w:val="none" w:sz="0" w:space="0" w:color="auto" w:frame="1"/>
          <w:shd w:val="clear" w:color="auto" w:fill="FFFFFF"/>
        </w:rPr>
        <w:lastRenderedPageBreak/>
        <w:t>Chưa tích hợp đầy đủ các cảm biến an toàn: Thiếu cơ chế cảnh báo tự động cho các tình huống nguy hiểm như rò rỉ khí gas, phát hiện hỏa hoạn hoặc phát hiện người xâm nhập bất thường.</w:t>
      </w:r>
    </w:p>
    <w:p w14:paraId="5822B931" w14:textId="63293ACB" w:rsidR="00A968C4" w:rsidRPr="00A968C4" w:rsidRDefault="00A968C4" w:rsidP="00A968C4">
      <w:pPr>
        <w:pStyle w:val="txtGachDong"/>
        <w:rPr>
          <w:bdr w:val="none" w:sz="0" w:space="0" w:color="auto" w:frame="1"/>
          <w:shd w:val="clear" w:color="auto" w:fill="FFFFFF"/>
        </w:rPr>
      </w:pPr>
      <w:r w:rsidRPr="00A968C4">
        <w:rPr>
          <w:bdr w:val="none" w:sz="0" w:space="0" w:color="auto" w:frame="1"/>
          <w:shd w:val="clear" w:color="auto" w:fill="FFFFFF"/>
        </w:rPr>
        <w:t>Khó quản lý và giám sát tập trung: Người dùng và quản trị viên gặp khó khăn trong việc theo dõi trạng thái toàn bộ thiết bị trong nhà theo thời gian thực trên một giao diện duy nhất.</w:t>
      </w:r>
    </w:p>
    <w:p w14:paraId="76AC1F1C" w14:textId="472769F0" w:rsidR="00900B6B" w:rsidRPr="00900B6B" w:rsidRDefault="00A968C4" w:rsidP="00A968C4">
      <w:pPr>
        <w:pStyle w:val="txtGachDong"/>
        <w:rPr>
          <w:bdr w:val="none" w:sz="0" w:space="0" w:color="auto" w:frame="1"/>
          <w:shd w:val="clear" w:color="auto" w:fill="FFFFFF"/>
        </w:rPr>
      </w:pPr>
      <w:r w:rsidRPr="00A968C4">
        <w:rPr>
          <w:bdr w:val="none" w:sz="0" w:space="0" w:color="auto" w:frame="1"/>
          <w:shd w:val="clear" w:color="auto" w:fill="FFFFFF"/>
        </w:rPr>
        <w:t>Phụ thuộc vào kết nối cloud và chi phí vận hành cao: Cần một giải pháp có thể hoạt động cục bộ (local), giảm thiểu độ trễ và không phụ thuộc vào bên thứ ba.</w:t>
      </w:r>
    </w:p>
    <w:p w14:paraId="50BE71F8" w14:textId="07EFCAD6" w:rsidR="00900B6B" w:rsidRDefault="001640CE" w:rsidP="00683A01">
      <w:pPr>
        <w:pStyle w:val="u2"/>
      </w:pPr>
      <w:bookmarkStart w:id="5" w:name="_Toc230994805"/>
      <w:bookmarkStart w:id="6" w:name="_Toc183589337"/>
      <w:r w:rsidRPr="00A968C4">
        <w:t>ĐỀ XUẤT GIẢI PHÁP TỔNG QUAN</w:t>
      </w:r>
      <w:bookmarkEnd w:id="5"/>
    </w:p>
    <w:p w14:paraId="72F38B7B" w14:textId="77777777" w:rsidR="00A968C4" w:rsidRPr="00A968C4" w:rsidRDefault="00A968C4" w:rsidP="001640CE">
      <w:pPr>
        <w:pStyle w:val="txtNoiDung01"/>
      </w:pPr>
      <w:r w:rsidRPr="00A968C4">
        <w:t>Để giải quyết các vấn đề nêu trên, nhóm đề xuất xây dựng hệ thống nhà thông minh với bốn thành phần chức năng chính:</w:t>
      </w:r>
    </w:p>
    <w:p w14:paraId="043AD4B7" w14:textId="14572E15" w:rsidR="00A968C4" w:rsidRPr="00A968C4" w:rsidRDefault="00A968C4" w:rsidP="00A968C4">
      <w:pPr>
        <w:pStyle w:val="txtGachDong"/>
      </w:pPr>
      <w:r w:rsidRPr="00A968C4">
        <w:t>Lớp phần cứng IoT (IoT Layer): Raspberry Pi 3 đóng vai trò trung tâm điều khiển, kết nối với các thiết bị (đèn, quạt, servo) và cảm biến (DHT11, MQ-2, HC-SR04, báo cháy) thông qua GPIO. Toàn bộ giao tiếp dữ liệu được thực hiện qua giao thức MQTT nhẹ, hiệu quả cho môi trường IoT.</w:t>
      </w:r>
    </w:p>
    <w:p w14:paraId="5FFF1AAA" w14:textId="50902557" w:rsidR="00A968C4" w:rsidRPr="00A968C4" w:rsidRDefault="00A968C4" w:rsidP="00A968C4">
      <w:pPr>
        <w:pStyle w:val="txtGachDong"/>
      </w:pPr>
      <w:r w:rsidRPr="00A968C4">
        <w:t>Lớp AI – NLP Server: Máy chủ xử lý ngôn ngữ tự nhiên tiếng Việt, thực hiện phân loại ý định (Intent Classification) và trích xuất thực thể (Entity Extraction) từ câu lệnh giọng nói của người dùng, chuyển đổi thành các lệnh có cấu trúc để Backend xử lý.</w:t>
      </w:r>
    </w:p>
    <w:p w14:paraId="58AECFB6" w14:textId="44F54D07" w:rsidR="00A968C4" w:rsidRPr="00A968C4" w:rsidRDefault="00A968C4" w:rsidP="00A968C4">
      <w:pPr>
        <w:pStyle w:val="txtGachDong"/>
      </w:pPr>
      <w:r w:rsidRPr="00A968C4">
        <w:t>Lớp Backend – Decision Engine (FastAPI): Đây là não bộ của hệ thống, tiếp nhận intent từ NLP Server, thực hiện reasoning dựa trên dữ liệu cảm biến và ngữ cảnh, rồi ra quyết định và gửi lệnh điều khiển xuống thiết bị qua MQTT. Backend cũng quản lý dữ liệu thói quen người dùng và cung cấp API cho ứng dụng di động.</w:t>
      </w:r>
    </w:p>
    <w:p w14:paraId="5EFBD12B" w14:textId="1198D7E4" w:rsidR="00BF19E8" w:rsidRPr="00900B6B" w:rsidRDefault="00A968C4" w:rsidP="00A968C4">
      <w:pPr>
        <w:pStyle w:val="txtGachDong"/>
      </w:pPr>
      <w:r w:rsidRPr="00A968C4">
        <w:t>Lớp giao diện người dùng (React Native Expo): Ứng dụng di động đa nền tảng hỗ trợ điều khiển bằng giọng nói, hiển thị trạng thái thiết bị theo thời gian thực, thông báo cảnh báo an toàn và xem các gợi ý thói quen từ hệ thống.</w:t>
      </w:r>
    </w:p>
    <w:p w14:paraId="62DB68C3" w14:textId="7BB52FD2" w:rsidR="00BF19E8" w:rsidRDefault="001640CE" w:rsidP="00683A01">
      <w:pPr>
        <w:pStyle w:val="u2"/>
      </w:pPr>
      <w:bookmarkStart w:id="7" w:name="_Toc230994806"/>
      <w:bookmarkStart w:id="8" w:name="_Toc355444522"/>
      <w:bookmarkStart w:id="9" w:name="_Toc355447742"/>
      <w:bookmarkStart w:id="10" w:name="_Toc355590208"/>
      <w:bookmarkStart w:id="11" w:name="_Toc356420236"/>
      <w:bookmarkStart w:id="12" w:name="_Toc356485707"/>
      <w:bookmarkEnd w:id="6"/>
      <w:r>
        <w:lastRenderedPageBreak/>
        <w:t>SƠ ĐỒ TỔNG QUAN CHƯƠNG TRÌNH</w:t>
      </w:r>
      <w:bookmarkEnd w:id="7"/>
    </w:p>
    <w:p w14:paraId="373A83DD" w14:textId="77777777" w:rsidR="00004657" w:rsidRDefault="009F49CB" w:rsidP="00004657">
      <w:pPr>
        <w:keepNext/>
        <w:spacing w:before="100" w:beforeAutospacing="1" w:after="100" w:afterAutospacing="1"/>
      </w:pPr>
      <w:r>
        <w:rPr>
          <w:szCs w:val="24"/>
        </w:rPr>
        <w:pict w14:anchorId="5909ED9A">
          <v:shape id="_x0000_i1026" type="#_x0000_t75" style="width:439.2pt;height:340.8pt;visibility:visible">
            <v:imagedata r:id="rId12" o:title=""/>
          </v:shape>
        </w:pict>
      </w:r>
    </w:p>
    <w:p w14:paraId="35D58B34" w14:textId="7A699F8D" w:rsidR="00CA7CDD" w:rsidRPr="00CA7CDD" w:rsidRDefault="00004657" w:rsidP="00004657">
      <w:pPr>
        <w:pStyle w:val="txtHinhCaption"/>
      </w:pPr>
      <w:bookmarkStart w:id="13" w:name="_Toc230994896"/>
      <w:bookmarkStart w:id="14" w:name="_Toc230995183"/>
      <w:r>
        <w:t xml:space="preserve">Hình </w:t>
      </w:r>
      <w:r w:rsidR="00EB7705">
        <w:fldChar w:fldCharType="begin"/>
      </w:r>
      <w:r w:rsidR="00EB7705">
        <w:instrText xml:space="preserve"> STYLEREF 1 \s </w:instrText>
      </w:r>
      <w:r w:rsidR="00EB7705">
        <w:fldChar w:fldCharType="separate"/>
      </w:r>
      <w:r w:rsidR="00EB7705">
        <w:t>1</w:t>
      </w:r>
      <w:r w:rsidR="00EB7705">
        <w:fldChar w:fldCharType="end"/>
      </w:r>
      <w:r w:rsidR="00EB7705">
        <w:noBreakHyphen/>
      </w:r>
      <w:r w:rsidR="00EB7705">
        <w:fldChar w:fldCharType="begin"/>
      </w:r>
      <w:r w:rsidR="00EB7705">
        <w:instrText xml:space="preserve"> SEQ Hình \* ARABIC \s 1 </w:instrText>
      </w:r>
      <w:r w:rsidR="00EB7705">
        <w:fldChar w:fldCharType="separate"/>
      </w:r>
      <w:r w:rsidR="00EB7705">
        <w:t>1</w:t>
      </w:r>
      <w:r w:rsidR="00EB7705">
        <w:fldChar w:fldCharType="end"/>
      </w:r>
      <w:r>
        <w:rPr>
          <w:lang w:val="en-US"/>
        </w:rPr>
        <w:t xml:space="preserve">. </w:t>
      </w:r>
      <w:r w:rsidRPr="00CB06B6">
        <w:rPr>
          <w:lang w:val="en-US"/>
        </w:rPr>
        <w:t>Sơ đồ tổng quan kiến trúc hệ thống nhà thông minh</w:t>
      </w:r>
      <w:bookmarkEnd w:id="13"/>
      <w:bookmarkEnd w:id="14"/>
    </w:p>
    <w:p w14:paraId="1537C99E" w14:textId="77777777" w:rsidR="00C64276" w:rsidRPr="00C64276" w:rsidRDefault="00C64276" w:rsidP="00C64276"/>
    <w:p w14:paraId="349A35F3" w14:textId="65BAA9F6" w:rsidR="001640CE" w:rsidRPr="001640CE" w:rsidRDefault="001640CE" w:rsidP="001640CE">
      <w:pPr>
        <w:pStyle w:val="txtNoiDung01"/>
      </w:pPr>
      <w:r>
        <w:t>Sơ đồ tổng quan thể hiện luồng xử lý từ khi người dùng điều khiển trên ứng dụng di động, qua NLP Server để phân tích ý định, đến Backend để ra quyết định, cuối cùng gửi lệnh điều khiển qua MQTT đến Raspberry Pi và các thiết bị vật lý. Đồng thời, dữ liệu từ các cảm biến cũng liên tục được phản hồi về Backend để cập nhật ngữ cảnh và phục vụ cơ chế học thói quen.</w:t>
      </w:r>
    </w:p>
    <w:p w14:paraId="40B228AF" w14:textId="09B4E973" w:rsidR="001456F5" w:rsidRPr="001456F5" w:rsidRDefault="001456F5" w:rsidP="00A968C4">
      <w:pPr>
        <w:spacing w:line="360" w:lineRule="auto"/>
        <w:jc w:val="both"/>
        <w:rPr>
          <w:sz w:val="26"/>
          <w:szCs w:val="26"/>
        </w:rPr>
      </w:pPr>
    </w:p>
    <w:p w14:paraId="2118C5D0" w14:textId="77777777" w:rsidR="00911BB2" w:rsidRPr="007F0ED6" w:rsidRDefault="00911BB2" w:rsidP="00FA2B45">
      <w:pPr>
        <w:pStyle w:val="txtNoiDung01"/>
        <w:ind w:firstLine="0"/>
      </w:pPr>
    </w:p>
    <w:p w14:paraId="4E697B6D" w14:textId="1D16F045" w:rsidR="00707808" w:rsidRPr="007F0ED6" w:rsidRDefault="00911BB2" w:rsidP="00367C7C">
      <w:pPr>
        <w:pStyle w:val="u1"/>
      </w:pPr>
      <w:r w:rsidRPr="007F0ED6">
        <w:br w:type="page"/>
      </w:r>
      <w:bookmarkStart w:id="15" w:name="_Toc230994807"/>
      <w:bookmarkEnd w:id="8"/>
      <w:bookmarkEnd w:id="9"/>
      <w:bookmarkEnd w:id="10"/>
      <w:bookmarkEnd w:id="11"/>
      <w:bookmarkEnd w:id="12"/>
      <w:r w:rsidR="001640CE">
        <w:lastRenderedPageBreak/>
        <w:t>GIẢI PHÁP</w:t>
      </w:r>
      <w:bookmarkEnd w:id="15"/>
    </w:p>
    <w:p w14:paraId="0199C61C" w14:textId="2E63D0BB" w:rsidR="00707808" w:rsidRDefault="001640CE" w:rsidP="00683A01">
      <w:pPr>
        <w:pStyle w:val="u2"/>
      </w:pPr>
      <w:bookmarkStart w:id="16" w:name="_Toc230994808"/>
      <w:r>
        <w:t>GIẢI PHÁP PHẦN CỨNG</w:t>
      </w:r>
      <w:bookmarkEnd w:id="16"/>
    </w:p>
    <w:p w14:paraId="3DE7CFA2" w14:textId="62557A50" w:rsidR="0092116D" w:rsidRPr="00004657" w:rsidRDefault="0092116D" w:rsidP="0092116D">
      <w:pPr>
        <w:pStyle w:val="txtNoiDung01"/>
      </w:pPr>
      <w:r>
        <w:t>Hệ thống phần cứng được thiết kế theo mô hình tập trung, trong đó Raspberry Pi 3 Model B đóng vai trò là bộ điều khiển trung tâm, kết nối và điều phối toàn bộ các thiết bị ngoại vi và cảm biến trong nhà thông qua các chân GPIO và giao thức truyền thông phù hợp.</w:t>
      </w:r>
    </w:p>
    <w:p w14:paraId="5224BFFB" w14:textId="77777777" w:rsidR="00004657" w:rsidRDefault="009F49CB" w:rsidP="00004657">
      <w:pPr>
        <w:pStyle w:val="txtNoiDung01"/>
        <w:keepNext/>
        <w:ind w:firstLine="0"/>
        <w:jc w:val="center"/>
      </w:pPr>
      <w:r>
        <w:pict w14:anchorId="00466250">
          <v:shape id="_x0000_i1027" type="#_x0000_t75" style="width:438pt;height:354pt;visibility:visible" o:bordertopcolor="#0070c0" o:borderleftcolor="#0070c0" o:borderbottomcolor="#0070c0" o:borderrightcolor="#0070c0">
            <v:imagedata r:id="rId13" o:title=""/>
            <w10:bordertop type="single" width="6"/>
            <w10:borderleft type="single" width="6"/>
            <w10:borderbottom type="single" width="6"/>
            <w10:borderright type="single" width="6"/>
          </v:shape>
        </w:pict>
      </w:r>
    </w:p>
    <w:p w14:paraId="4DECF289" w14:textId="14420A58" w:rsidR="0092116D" w:rsidRDefault="00004657" w:rsidP="00004657">
      <w:pPr>
        <w:pStyle w:val="txtHinhCaption"/>
      </w:pPr>
      <w:bookmarkStart w:id="17" w:name="_Toc230994897"/>
      <w:bookmarkStart w:id="18" w:name="_Toc230995184"/>
      <w:r>
        <w:t xml:space="preserve">Hình </w:t>
      </w:r>
      <w:r w:rsidR="00EB7705">
        <w:fldChar w:fldCharType="begin"/>
      </w:r>
      <w:r w:rsidR="00EB7705">
        <w:instrText xml:space="preserve"> STYLEREF 1 \s </w:instrText>
      </w:r>
      <w:r w:rsidR="00EB7705">
        <w:fldChar w:fldCharType="separate"/>
      </w:r>
      <w:r w:rsidR="00EB7705">
        <w:t>2</w:t>
      </w:r>
      <w:r w:rsidR="00EB7705">
        <w:fldChar w:fldCharType="end"/>
      </w:r>
      <w:r w:rsidR="00EB7705">
        <w:noBreakHyphen/>
      </w:r>
      <w:r w:rsidR="00EB7705">
        <w:fldChar w:fldCharType="begin"/>
      </w:r>
      <w:r w:rsidR="00EB7705">
        <w:instrText xml:space="preserve"> SEQ Hình \* ARABIC \s 1 </w:instrText>
      </w:r>
      <w:r w:rsidR="00EB7705">
        <w:fldChar w:fldCharType="separate"/>
      </w:r>
      <w:r w:rsidR="00EB7705">
        <w:t>1</w:t>
      </w:r>
      <w:r w:rsidR="00EB7705">
        <w:fldChar w:fldCharType="end"/>
      </w:r>
      <w:r>
        <w:rPr>
          <w:lang w:val="en-US"/>
        </w:rPr>
        <w:t>.</w:t>
      </w:r>
      <w:r w:rsidR="0092116D">
        <w:rPr>
          <w:lang w:val="en-US"/>
        </w:rPr>
        <w:t xml:space="preserve"> </w:t>
      </w:r>
      <w:r w:rsidR="0092116D" w:rsidRPr="00C664BB">
        <w:rPr>
          <w:lang w:val="en-US"/>
        </w:rPr>
        <w:t>Sơ đồ kết nối phần cứng tổng thể của hệ thống</w:t>
      </w:r>
      <w:bookmarkEnd w:id="17"/>
      <w:bookmarkEnd w:id="18"/>
    </w:p>
    <w:p w14:paraId="2A8D0234" w14:textId="77777777" w:rsidR="00025579" w:rsidRDefault="00025579" w:rsidP="66F1C76A">
      <w:pPr>
        <w:pStyle w:val="txtNoiDung01"/>
        <w:ind w:firstLine="0"/>
        <w:jc w:val="center"/>
        <w:rPr>
          <w:i/>
          <w:iCs/>
        </w:rPr>
      </w:pPr>
    </w:p>
    <w:p w14:paraId="7EE6EF01" w14:textId="77777777" w:rsidR="00025579" w:rsidRDefault="00025579" w:rsidP="66F1C76A">
      <w:pPr>
        <w:pStyle w:val="txtNoiDung01"/>
        <w:ind w:firstLine="0"/>
        <w:jc w:val="center"/>
        <w:rPr>
          <w:i/>
          <w:iCs/>
        </w:rPr>
      </w:pPr>
    </w:p>
    <w:p w14:paraId="55747FDF" w14:textId="77777777" w:rsidR="00025579" w:rsidRDefault="00025579" w:rsidP="66F1C76A">
      <w:pPr>
        <w:pStyle w:val="txtNoiDung01"/>
        <w:ind w:firstLine="0"/>
        <w:jc w:val="center"/>
        <w:rPr>
          <w:i/>
          <w:iCs/>
        </w:rPr>
      </w:pPr>
    </w:p>
    <w:p w14:paraId="3AA838B4" w14:textId="77777777" w:rsidR="00025579" w:rsidRDefault="00025579" w:rsidP="66F1C76A">
      <w:pPr>
        <w:pStyle w:val="txtNoiDung01"/>
        <w:ind w:firstLine="0"/>
        <w:jc w:val="center"/>
        <w:rPr>
          <w:i/>
          <w:iCs/>
        </w:rPr>
      </w:pPr>
    </w:p>
    <w:p w14:paraId="679EFB5F" w14:textId="77777777" w:rsidR="00025579" w:rsidRDefault="00025579" w:rsidP="66F1C76A">
      <w:pPr>
        <w:pStyle w:val="txtNoiDung01"/>
        <w:ind w:firstLine="0"/>
        <w:jc w:val="center"/>
      </w:pPr>
    </w:p>
    <w:p w14:paraId="396B5582" w14:textId="07FC9BAE" w:rsidR="00683D6B" w:rsidRPr="0092116D" w:rsidRDefault="0092116D" w:rsidP="00004657">
      <w:pPr>
        <w:pStyle w:val="txtHinhCaption"/>
      </w:pPr>
      <w:r>
        <w:lastRenderedPageBreak/>
        <w:t xml:space="preserve"> </w:t>
      </w:r>
      <w:r w:rsidRPr="0092116D">
        <w:t>Bảng 1. Linh kiện và thông số kỹ thuật</w:t>
      </w:r>
    </w:p>
    <w:tbl>
      <w:tblPr>
        <w:tblW w:w="8804"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142"/>
      </w:tblGrid>
      <w:tr w:rsidR="0072556A" w14:paraId="079D66B8" w14:textId="77777777">
        <w:tc>
          <w:tcPr>
            <w:tcW w:w="2940" w:type="dxa"/>
            <w:tcBorders>
              <w:top w:val="single" w:sz="2" w:space="0" w:color="2C5F8A"/>
              <w:left w:val="single" w:sz="2" w:space="0" w:color="2C5F8A"/>
              <w:bottom w:val="single" w:sz="2" w:space="0" w:color="2C5F8A"/>
              <w:right w:val="single" w:sz="2" w:space="0" w:color="2C5F8A"/>
            </w:tcBorders>
            <w:shd w:val="clear" w:color="auto" w:fill="1F3864"/>
            <w:tcMar>
              <w:top w:w="100" w:type="dxa"/>
              <w:left w:w="150" w:type="dxa"/>
              <w:bottom w:w="100" w:type="dxa"/>
              <w:right w:w="150" w:type="dxa"/>
            </w:tcMar>
            <w:hideMark/>
          </w:tcPr>
          <w:p w14:paraId="1916120D" w14:textId="77777777" w:rsidR="0092116D" w:rsidRDefault="0092116D">
            <w:pPr>
              <w:jc w:val="center"/>
              <w:rPr>
                <w:sz w:val="26"/>
                <w:szCs w:val="26"/>
              </w:rPr>
            </w:pPr>
            <w:r>
              <w:rPr>
                <w:b/>
                <w:color w:val="FFFFFF"/>
                <w:sz w:val="26"/>
                <w:szCs w:val="26"/>
              </w:rPr>
              <w:t>Tên linh kiện</w:t>
            </w:r>
          </w:p>
        </w:tc>
        <w:tc>
          <w:tcPr>
            <w:tcW w:w="5864" w:type="dxa"/>
            <w:tcBorders>
              <w:top w:val="single" w:sz="2" w:space="0" w:color="2C5F8A"/>
              <w:left w:val="nil"/>
              <w:bottom w:val="single" w:sz="2" w:space="0" w:color="2C5F8A"/>
              <w:right w:val="single" w:sz="2" w:space="0" w:color="2C5F8A"/>
            </w:tcBorders>
            <w:shd w:val="clear" w:color="auto" w:fill="1F3864"/>
            <w:tcMar>
              <w:top w:w="100" w:type="dxa"/>
              <w:left w:w="150" w:type="dxa"/>
              <w:bottom w:w="100" w:type="dxa"/>
              <w:right w:w="150" w:type="dxa"/>
            </w:tcMar>
            <w:hideMark/>
          </w:tcPr>
          <w:p w14:paraId="7EBF2FE5" w14:textId="77777777" w:rsidR="0092116D" w:rsidRDefault="0092116D">
            <w:pPr>
              <w:jc w:val="center"/>
              <w:rPr>
                <w:sz w:val="26"/>
                <w:szCs w:val="26"/>
              </w:rPr>
            </w:pPr>
            <w:r>
              <w:rPr>
                <w:b/>
                <w:color w:val="FFFFFF"/>
                <w:sz w:val="26"/>
                <w:szCs w:val="26"/>
              </w:rPr>
              <w:t>Thông số kỹ thuật</w:t>
            </w:r>
          </w:p>
        </w:tc>
      </w:tr>
      <w:tr w:rsidR="0092116D" w14:paraId="30384D86" w14:textId="77777777" w:rsidTr="00FC4DE1">
        <w:tc>
          <w:tcPr>
            <w:tcW w:w="294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2270155F" w14:textId="77777777" w:rsidR="0092116D" w:rsidRDefault="0092116D">
            <w:pPr>
              <w:rPr>
                <w:sz w:val="26"/>
                <w:szCs w:val="26"/>
              </w:rPr>
            </w:pPr>
            <w:r>
              <w:rPr>
                <w:sz w:val="26"/>
                <w:szCs w:val="26"/>
              </w:rPr>
              <w:t>Raspberry Pi 3 Model B</w:t>
            </w:r>
          </w:p>
          <w:p w14:paraId="5AA3C9F4" w14:textId="14EF793E" w:rsidR="00025579" w:rsidRPr="00025579" w:rsidRDefault="00025579" w:rsidP="00025579">
            <w:pPr>
              <w:rPr>
                <w:sz w:val="26"/>
                <w:szCs w:val="26"/>
              </w:rPr>
            </w:pPr>
            <w:r w:rsidRPr="00025579">
              <w:rPr>
                <w:sz w:val="26"/>
                <w:szCs w:val="26"/>
              </w:rPr>
              <w:fldChar w:fldCharType="begin"/>
            </w:r>
            <w:r w:rsidRPr="00025579">
              <w:rPr>
                <w:sz w:val="26"/>
                <w:szCs w:val="26"/>
              </w:rPr>
              <w:instrText xml:space="preserve"> INCLUDEPICTURE "E:\\images.jpg" \* MERGEFORMATINET </w:instrText>
            </w:r>
            <w:r w:rsidRPr="00025579">
              <w:rPr>
                <w:sz w:val="26"/>
                <w:szCs w:val="26"/>
              </w:rPr>
              <w:fldChar w:fldCharType="separate"/>
            </w:r>
            <w:r w:rsidR="00285F5B">
              <w:rPr>
                <w:sz w:val="26"/>
                <w:szCs w:val="26"/>
              </w:rPr>
              <w:fldChar w:fldCharType="begin"/>
            </w:r>
            <w:r w:rsidR="00285F5B">
              <w:rPr>
                <w:sz w:val="26"/>
                <w:szCs w:val="26"/>
              </w:rPr>
              <w:instrText xml:space="preserve"> INCLUDEPICTURE  "file:///E:\\images.jpg" \* MERGEFORMATINET </w:instrText>
            </w:r>
            <w:r w:rsidR="00285F5B">
              <w:rPr>
                <w:sz w:val="26"/>
                <w:szCs w:val="26"/>
              </w:rPr>
              <w:fldChar w:fldCharType="separate"/>
            </w:r>
            <w:r w:rsidR="004A7C62">
              <w:rPr>
                <w:sz w:val="26"/>
                <w:szCs w:val="26"/>
              </w:rPr>
              <w:fldChar w:fldCharType="begin"/>
            </w:r>
            <w:r w:rsidR="004A7C62">
              <w:rPr>
                <w:sz w:val="26"/>
                <w:szCs w:val="26"/>
              </w:rPr>
              <w:instrText xml:space="preserve"> INCLUDEPICTURE  "file:///E:\\images.jpg" \* MERGEFORMATINET </w:instrText>
            </w:r>
            <w:r w:rsidR="004A7C62">
              <w:rPr>
                <w:sz w:val="26"/>
                <w:szCs w:val="26"/>
              </w:rPr>
              <w:fldChar w:fldCharType="separate"/>
            </w:r>
            <w:r w:rsidR="00BE18CF">
              <w:rPr>
                <w:sz w:val="26"/>
                <w:szCs w:val="26"/>
              </w:rPr>
              <w:fldChar w:fldCharType="begin"/>
            </w:r>
            <w:r w:rsidR="00BE18CF">
              <w:rPr>
                <w:sz w:val="26"/>
                <w:szCs w:val="26"/>
              </w:rPr>
              <w:instrText xml:space="preserve"> INCLUDEPICTURE  "file:///E:\\images.jpg" \* MERGEFORMATINET </w:instrText>
            </w:r>
            <w:r w:rsidR="00BE18CF">
              <w:rPr>
                <w:sz w:val="26"/>
                <w:szCs w:val="26"/>
              </w:rPr>
              <w:fldChar w:fldCharType="separate"/>
            </w:r>
            <w:r w:rsidR="00283147">
              <w:rPr>
                <w:sz w:val="26"/>
                <w:szCs w:val="26"/>
              </w:rPr>
              <w:fldChar w:fldCharType="begin"/>
            </w:r>
            <w:r w:rsidR="00283147">
              <w:rPr>
                <w:sz w:val="26"/>
                <w:szCs w:val="26"/>
              </w:rPr>
              <w:instrText xml:space="preserve"> INCLUDEPICTURE  "E:\\images.jpg" \* MERGEFORMATINET </w:instrText>
            </w:r>
            <w:r w:rsidR="00283147">
              <w:rPr>
                <w:sz w:val="26"/>
                <w:szCs w:val="26"/>
              </w:rPr>
              <w:fldChar w:fldCharType="separate"/>
            </w:r>
            <w:r w:rsidR="00FC6CB4">
              <w:rPr>
                <w:sz w:val="26"/>
                <w:szCs w:val="26"/>
              </w:rPr>
              <w:fldChar w:fldCharType="begin"/>
            </w:r>
            <w:r w:rsidR="00FC6CB4">
              <w:rPr>
                <w:sz w:val="26"/>
                <w:szCs w:val="26"/>
              </w:rPr>
              <w:instrText xml:space="preserve"> INCLUDEPICTURE  "file:///E:\\images.jpg" \* MERGEFORMATINET </w:instrText>
            </w:r>
            <w:r w:rsidR="00FC6CB4">
              <w:rPr>
                <w:sz w:val="26"/>
                <w:szCs w:val="26"/>
              </w:rPr>
              <w:fldChar w:fldCharType="separate"/>
            </w:r>
            <w:r w:rsidR="00283147">
              <w:rPr>
                <w:sz w:val="26"/>
                <w:szCs w:val="26"/>
              </w:rPr>
              <w:fldChar w:fldCharType="begin"/>
            </w:r>
            <w:r w:rsidR="00283147">
              <w:rPr>
                <w:sz w:val="26"/>
                <w:szCs w:val="26"/>
              </w:rPr>
              <w:instrText xml:space="preserve"> INCLUDEPICTURE  "E:\\images.jpg" \* MERGEFORMATINET </w:instrText>
            </w:r>
            <w:r w:rsidR="00283147">
              <w:rPr>
                <w:sz w:val="26"/>
                <w:szCs w:val="26"/>
              </w:rPr>
              <w:fldChar w:fldCharType="separate"/>
            </w:r>
            <w:r w:rsidR="00D51BAA">
              <w:rPr>
                <w:sz w:val="26"/>
                <w:szCs w:val="26"/>
              </w:rPr>
              <w:fldChar w:fldCharType="begin"/>
            </w:r>
            <w:r w:rsidR="00D51BAA">
              <w:rPr>
                <w:sz w:val="26"/>
                <w:szCs w:val="26"/>
              </w:rPr>
              <w:instrText xml:space="preserve"> INCLUDEPICTURE  "file:///E:\\images.jpg" \* MERGEFORMATINET </w:instrText>
            </w:r>
            <w:r w:rsidR="00D51BAA">
              <w:rPr>
                <w:sz w:val="26"/>
                <w:szCs w:val="26"/>
              </w:rPr>
              <w:fldChar w:fldCharType="separate"/>
            </w:r>
            <w:r w:rsidR="00283147">
              <w:rPr>
                <w:sz w:val="26"/>
                <w:szCs w:val="26"/>
              </w:rPr>
              <w:fldChar w:fldCharType="begin"/>
            </w:r>
            <w:r w:rsidR="00283147">
              <w:rPr>
                <w:sz w:val="26"/>
                <w:szCs w:val="26"/>
              </w:rPr>
              <w:instrText xml:space="preserve"> INCLUDEPICTURE  "E:\\images.jpg" \* MERGEFORMATINET </w:instrText>
            </w:r>
            <w:r w:rsidR="00283147">
              <w:rPr>
                <w:sz w:val="26"/>
                <w:szCs w:val="26"/>
              </w:rPr>
              <w:fldChar w:fldCharType="separate"/>
            </w:r>
            <w:r w:rsidR="002230D2">
              <w:rPr>
                <w:sz w:val="26"/>
                <w:szCs w:val="26"/>
              </w:rPr>
              <w:fldChar w:fldCharType="begin"/>
            </w:r>
            <w:r w:rsidR="002230D2">
              <w:rPr>
                <w:sz w:val="26"/>
                <w:szCs w:val="26"/>
              </w:rPr>
              <w:instrText xml:space="preserve"> INCLUDEPICTURE  "file:///E:\\images.jpg" \* MERGEFORMATINET </w:instrText>
            </w:r>
            <w:r w:rsidR="002230D2">
              <w:rPr>
                <w:sz w:val="26"/>
                <w:szCs w:val="26"/>
              </w:rPr>
              <w:fldChar w:fldCharType="separate"/>
            </w:r>
            <w:r w:rsidR="00283147">
              <w:rPr>
                <w:sz w:val="26"/>
                <w:szCs w:val="26"/>
              </w:rPr>
              <w:fldChar w:fldCharType="begin"/>
            </w:r>
            <w:r w:rsidR="00283147">
              <w:rPr>
                <w:sz w:val="26"/>
                <w:szCs w:val="26"/>
              </w:rPr>
              <w:instrText xml:space="preserve"> INCLUDEPICTURE  "E:\\images.jpg" \* MERGEFORMATINET </w:instrText>
            </w:r>
            <w:r w:rsidR="00283147">
              <w:rPr>
                <w:sz w:val="26"/>
                <w:szCs w:val="26"/>
              </w:rPr>
              <w:fldChar w:fldCharType="separate"/>
            </w:r>
            <w:r w:rsidR="00135547">
              <w:rPr>
                <w:sz w:val="26"/>
                <w:szCs w:val="26"/>
              </w:rPr>
              <w:fldChar w:fldCharType="begin"/>
            </w:r>
            <w:r w:rsidR="00135547">
              <w:rPr>
                <w:sz w:val="26"/>
                <w:szCs w:val="26"/>
              </w:rPr>
              <w:instrText xml:space="preserve"> INCLUDEPICTURE  "file:///E:\\images.jpg" \* MERGEFORMATINET </w:instrText>
            </w:r>
            <w:r w:rsidR="00135547">
              <w:rPr>
                <w:sz w:val="26"/>
                <w:szCs w:val="26"/>
              </w:rPr>
              <w:fldChar w:fldCharType="separate"/>
            </w:r>
            <w:r w:rsidR="00283147">
              <w:rPr>
                <w:sz w:val="26"/>
                <w:szCs w:val="26"/>
              </w:rPr>
              <w:fldChar w:fldCharType="begin"/>
            </w:r>
            <w:r w:rsidR="00283147">
              <w:rPr>
                <w:sz w:val="26"/>
                <w:szCs w:val="26"/>
              </w:rPr>
              <w:instrText xml:space="preserve"> INCLUDEPICTURE  "E:\\images.jpg" \* MERGEFORMATINET </w:instrText>
            </w:r>
            <w:r w:rsidR="00283147">
              <w:rPr>
                <w:sz w:val="26"/>
                <w:szCs w:val="26"/>
              </w:rPr>
              <w:fldChar w:fldCharType="separate"/>
            </w:r>
            <w:r w:rsidR="00973951">
              <w:rPr>
                <w:sz w:val="26"/>
                <w:szCs w:val="26"/>
              </w:rPr>
              <w:fldChar w:fldCharType="begin"/>
            </w:r>
            <w:r w:rsidR="00973951">
              <w:rPr>
                <w:sz w:val="26"/>
                <w:szCs w:val="26"/>
              </w:rPr>
              <w:instrText xml:space="preserve"> INCLUDEPICTURE  "file:///E:\\images.jpg" \* MERGEFORMATINET </w:instrText>
            </w:r>
            <w:r w:rsidR="00973951">
              <w:rPr>
                <w:sz w:val="26"/>
                <w:szCs w:val="26"/>
              </w:rPr>
              <w:fldChar w:fldCharType="separate"/>
            </w:r>
            <w:r w:rsidR="00283147">
              <w:rPr>
                <w:sz w:val="26"/>
                <w:szCs w:val="26"/>
              </w:rPr>
              <w:fldChar w:fldCharType="begin"/>
            </w:r>
            <w:r w:rsidR="00283147">
              <w:rPr>
                <w:sz w:val="26"/>
                <w:szCs w:val="26"/>
              </w:rPr>
              <w:instrText xml:space="preserve"> INCLUDEPICTURE  "E:\\images.jpg" \* MERGEFORMATINET </w:instrText>
            </w:r>
            <w:r w:rsidR="00283147">
              <w:rPr>
                <w:sz w:val="26"/>
                <w:szCs w:val="26"/>
              </w:rPr>
              <w:fldChar w:fldCharType="separate"/>
            </w:r>
            <w:r w:rsidR="00B6621D">
              <w:rPr>
                <w:sz w:val="26"/>
                <w:szCs w:val="26"/>
              </w:rPr>
              <w:fldChar w:fldCharType="begin"/>
            </w:r>
            <w:r w:rsidR="00B6621D">
              <w:rPr>
                <w:sz w:val="26"/>
                <w:szCs w:val="26"/>
              </w:rPr>
              <w:instrText xml:space="preserve"> INCLUDEPICTURE  "file:///E:\\images.jpg" \* MERGEFORMATINET </w:instrText>
            </w:r>
            <w:r w:rsidR="00B6621D">
              <w:rPr>
                <w:sz w:val="26"/>
                <w:szCs w:val="26"/>
              </w:rPr>
              <w:fldChar w:fldCharType="separate"/>
            </w:r>
            <w:r>
              <w:rPr>
                <w:sz w:val="26"/>
                <w:szCs w:val="26"/>
              </w:rPr>
              <w:fldChar w:fldCharType="begin"/>
            </w:r>
            <w:r>
              <w:rPr>
                <w:sz w:val="26"/>
                <w:szCs w:val="26"/>
              </w:rPr>
              <w:instrText xml:space="preserve"> INCLUDEPICTURE  "E:\\images.jpg" \* MERGEFORMATINET </w:instrText>
            </w:r>
            <w:r>
              <w:rPr>
                <w:sz w:val="26"/>
                <w:szCs w:val="26"/>
              </w:rPr>
              <w:fldChar w:fldCharType="separate"/>
            </w:r>
            <w:r w:rsidR="00C77619">
              <w:rPr>
                <w:sz w:val="26"/>
                <w:szCs w:val="26"/>
              </w:rPr>
              <w:fldChar w:fldCharType="begin"/>
            </w:r>
            <w:r w:rsidR="00C77619">
              <w:rPr>
                <w:sz w:val="26"/>
                <w:szCs w:val="26"/>
              </w:rPr>
              <w:instrText xml:space="preserve"> INCLUDEPICTURE  "file:///E:\\images.jpg" \* MERGEFORMATINET </w:instrText>
            </w:r>
            <w:r w:rsidR="00C77619">
              <w:rPr>
                <w:sz w:val="26"/>
                <w:szCs w:val="26"/>
              </w:rPr>
              <w:fldChar w:fldCharType="separate"/>
            </w:r>
            <w:r>
              <w:rPr>
                <w:sz w:val="26"/>
                <w:szCs w:val="26"/>
              </w:rPr>
              <w:fldChar w:fldCharType="begin"/>
            </w:r>
            <w:r>
              <w:rPr>
                <w:sz w:val="26"/>
                <w:szCs w:val="26"/>
              </w:rPr>
              <w:instrText xml:space="preserve"> INCLUDEPICTURE  "E:\\images.jpg" \* MERGEFORMATINET </w:instrText>
            </w:r>
            <w:r>
              <w:rPr>
                <w:sz w:val="26"/>
                <w:szCs w:val="26"/>
              </w:rPr>
              <w:fldChar w:fldCharType="separate"/>
            </w:r>
            <w:r>
              <w:rPr>
                <w:sz w:val="26"/>
                <w:szCs w:val="26"/>
              </w:rPr>
              <w:fldChar w:fldCharType="begin"/>
            </w:r>
            <w:r>
              <w:rPr>
                <w:sz w:val="26"/>
                <w:szCs w:val="26"/>
              </w:rPr>
              <w:instrText xml:space="preserve"> INCLUDEPICTURE  "E:\\images.jpg" \* MERGEFORMATINET </w:instrText>
            </w:r>
            <w:r>
              <w:rPr>
                <w:sz w:val="26"/>
                <w:szCs w:val="26"/>
              </w:rPr>
              <w:fldChar w:fldCharType="separate"/>
            </w:r>
            <w:r w:rsidR="009F49CB">
              <w:rPr>
                <w:sz w:val="26"/>
                <w:szCs w:val="26"/>
              </w:rPr>
              <w:fldChar w:fldCharType="begin"/>
            </w:r>
            <w:r w:rsidR="009F49CB">
              <w:rPr>
                <w:sz w:val="26"/>
                <w:szCs w:val="26"/>
              </w:rPr>
              <w:instrText xml:space="preserve"> </w:instrText>
            </w:r>
            <w:r w:rsidR="009F49CB">
              <w:rPr>
                <w:sz w:val="26"/>
                <w:szCs w:val="26"/>
              </w:rPr>
              <w:instrText>INCLUDEPICTURE  "E:\\images.jpg" \* MERGEFORMATINET</w:instrText>
            </w:r>
            <w:r w:rsidR="009F49CB">
              <w:rPr>
                <w:sz w:val="26"/>
                <w:szCs w:val="26"/>
              </w:rPr>
              <w:instrText xml:space="preserve"> </w:instrText>
            </w:r>
            <w:r w:rsidR="009F49CB">
              <w:rPr>
                <w:sz w:val="26"/>
                <w:szCs w:val="26"/>
              </w:rPr>
              <w:fldChar w:fldCharType="separate"/>
            </w:r>
            <w:r w:rsidR="009F49CB">
              <w:rPr>
                <w:sz w:val="26"/>
                <w:szCs w:val="26"/>
              </w:rPr>
              <w:pict w14:anchorId="1E5FC20A">
                <v:shape id="_x0000_i1028" type="#_x0000_t75" style="width:126pt;height:84pt">
                  <v:imagedata r:id="rId14" r:href="rId15"/>
                </v:shape>
              </w:pict>
            </w:r>
            <w:r w:rsidR="009F49CB">
              <w:rPr>
                <w:sz w:val="26"/>
                <w:szCs w:val="26"/>
              </w:rPr>
              <w:fldChar w:fldCharType="end"/>
            </w:r>
            <w:r>
              <w:rPr>
                <w:sz w:val="26"/>
                <w:szCs w:val="26"/>
              </w:rPr>
              <w:fldChar w:fldCharType="end"/>
            </w:r>
            <w:r>
              <w:rPr>
                <w:sz w:val="26"/>
                <w:szCs w:val="26"/>
              </w:rPr>
              <w:fldChar w:fldCharType="end"/>
            </w:r>
            <w:r w:rsidR="00C77619">
              <w:rPr>
                <w:sz w:val="26"/>
                <w:szCs w:val="26"/>
              </w:rPr>
              <w:fldChar w:fldCharType="end"/>
            </w:r>
            <w:r>
              <w:rPr>
                <w:sz w:val="26"/>
                <w:szCs w:val="26"/>
              </w:rPr>
              <w:fldChar w:fldCharType="end"/>
            </w:r>
            <w:r w:rsidR="00B6621D">
              <w:rPr>
                <w:sz w:val="26"/>
                <w:szCs w:val="26"/>
              </w:rPr>
              <w:fldChar w:fldCharType="end"/>
            </w:r>
            <w:r w:rsidR="00283147">
              <w:rPr>
                <w:sz w:val="26"/>
                <w:szCs w:val="26"/>
              </w:rPr>
              <w:fldChar w:fldCharType="end"/>
            </w:r>
            <w:r w:rsidR="00973951">
              <w:rPr>
                <w:sz w:val="26"/>
                <w:szCs w:val="26"/>
              </w:rPr>
              <w:fldChar w:fldCharType="end"/>
            </w:r>
            <w:r w:rsidR="00283147">
              <w:rPr>
                <w:sz w:val="26"/>
                <w:szCs w:val="26"/>
              </w:rPr>
              <w:fldChar w:fldCharType="end"/>
            </w:r>
            <w:r w:rsidR="00135547">
              <w:rPr>
                <w:sz w:val="26"/>
                <w:szCs w:val="26"/>
              </w:rPr>
              <w:fldChar w:fldCharType="end"/>
            </w:r>
            <w:r w:rsidR="00283147">
              <w:rPr>
                <w:sz w:val="26"/>
                <w:szCs w:val="26"/>
              </w:rPr>
              <w:fldChar w:fldCharType="end"/>
            </w:r>
            <w:r w:rsidR="002230D2">
              <w:rPr>
                <w:sz w:val="26"/>
                <w:szCs w:val="26"/>
              </w:rPr>
              <w:fldChar w:fldCharType="end"/>
            </w:r>
            <w:r w:rsidR="00283147">
              <w:rPr>
                <w:sz w:val="26"/>
                <w:szCs w:val="26"/>
              </w:rPr>
              <w:fldChar w:fldCharType="end"/>
            </w:r>
            <w:r w:rsidR="00D51BAA">
              <w:rPr>
                <w:sz w:val="26"/>
                <w:szCs w:val="26"/>
              </w:rPr>
              <w:fldChar w:fldCharType="end"/>
            </w:r>
            <w:r w:rsidR="00283147">
              <w:rPr>
                <w:sz w:val="26"/>
                <w:szCs w:val="26"/>
              </w:rPr>
              <w:fldChar w:fldCharType="end"/>
            </w:r>
            <w:r w:rsidR="00FC6CB4">
              <w:rPr>
                <w:sz w:val="26"/>
                <w:szCs w:val="26"/>
              </w:rPr>
              <w:fldChar w:fldCharType="end"/>
            </w:r>
            <w:r w:rsidR="00283147">
              <w:rPr>
                <w:sz w:val="26"/>
                <w:szCs w:val="26"/>
              </w:rPr>
              <w:fldChar w:fldCharType="end"/>
            </w:r>
            <w:r w:rsidR="00BE18CF">
              <w:rPr>
                <w:sz w:val="26"/>
                <w:szCs w:val="26"/>
              </w:rPr>
              <w:fldChar w:fldCharType="end"/>
            </w:r>
            <w:r w:rsidR="004A7C62">
              <w:rPr>
                <w:sz w:val="26"/>
                <w:szCs w:val="26"/>
              </w:rPr>
              <w:fldChar w:fldCharType="end"/>
            </w:r>
            <w:r w:rsidR="00285F5B">
              <w:rPr>
                <w:sz w:val="26"/>
                <w:szCs w:val="26"/>
              </w:rPr>
              <w:fldChar w:fldCharType="end"/>
            </w:r>
            <w:r w:rsidRPr="00025579">
              <w:rPr>
                <w:sz w:val="26"/>
                <w:szCs w:val="26"/>
              </w:rPr>
              <w:fldChar w:fldCharType="end"/>
            </w:r>
          </w:p>
          <w:p w14:paraId="3C7A6481" w14:textId="789B715E" w:rsidR="0092116D" w:rsidRDefault="0092116D">
            <w:pPr>
              <w:rPr>
                <w:sz w:val="26"/>
                <w:szCs w:val="26"/>
              </w:rPr>
            </w:pPr>
          </w:p>
        </w:tc>
        <w:tc>
          <w:tcPr>
            <w:tcW w:w="5864"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E6E8387" w14:textId="77777777" w:rsidR="0092116D" w:rsidRDefault="0092116D">
            <w:pPr>
              <w:spacing w:before="40" w:after="40" w:line="276" w:lineRule="auto"/>
              <w:rPr>
                <w:sz w:val="26"/>
                <w:szCs w:val="26"/>
              </w:rPr>
            </w:pPr>
            <w:r>
              <w:rPr>
                <w:sz w:val="26"/>
                <w:szCs w:val="26"/>
              </w:rPr>
              <w:t>- CPU: ARM Cortex-A53 quad-core 1.2GHz</w:t>
            </w:r>
          </w:p>
          <w:p w14:paraId="30B8A3A4" w14:textId="77777777" w:rsidR="0092116D" w:rsidRDefault="0092116D">
            <w:pPr>
              <w:spacing w:before="40" w:after="40" w:line="276" w:lineRule="auto"/>
              <w:rPr>
                <w:sz w:val="26"/>
                <w:szCs w:val="26"/>
              </w:rPr>
            </w:pPr>
            <w:r>
              <w:rPr>
                <w:sz w:val="26"/>
                <w:szCs w:val="26"/>
              </w:rPr>
              <w:t>- RAM: 1GB LPDDR2 SDRAM</w:t>
            </w:r>
          </w:p>
          <w:p w14:paraId="366A9D00" w14:textId="77777777" w:rsidR="0092116D" w:rsidRDefault="0092116D">
            <w:pPr>
              <w:spacing w:before="40" w:after="40" w:line="276" w:lineRule="auto"/>
              <w:rPr>
                <w:sz w:val="26"/>
                <w:szCs w:val="26"/>
              </w:rPr>
            </w:pPr>
            <w:r>
              <w:rPr>
                <w:sz w:val="26"/>
                <w:szCs w:val="26"/>
              </w:rPr>
              <w:t>- WiFi: 802.11n tích hợp sẵn</w:t>
            </w:r>
          </w:p>
          <w:p w14:paraId="3315DB59" w14:textId="77777777" w:rsidR="0092116D" w:rsidRDefault="0092116D">
            <w:pPr>
              <w:spacing w:before="40" w:after="40" w:line="276" w:lineRule="auto"/>
              <w:rPr>
                <w:sz w:val="26"/>
                <w:szCs w:val="26"/>
              </w:rPr>
            </w:pPr>
            <w:r>
              <w:rPr>
                <w:sz w:val="26"/>
                <w:szCs w:val="26"/>
              </w:rPr>
              <w:t>- Bluetooth: 4.1 BLE</w:t>
            </w:r>
          </w:p>
          <w:p w14:paraId="688CB0B5" w14:textId="77777777" w:rsidR="0092116D" w:rsidRDefault="0092116D">
            <w:pPr>
              <w:spacing w:before="40" w:after="40" w:line="276" w:lineRule="auto"/>
              <w:rPr>
                <w:sz w:val="26"/>
                <w:szCs w:val="26"/>
              </w:rPr>
            </w:pPr>
            <w:r>
              <w:rPr>
                <w:sz w:val="26"/>
                <w:szCs w:val="26"/>
              </w:rPr>
              <w:t>- GPIO: 40 chân đa năng</w:t>
            </w:r>
          </w:p>
          <w:p w14:paraId="7864059D" w14:textId="77777777" w:rsidR="0092116D" w:rsidRDefault="0092116D">
            <w:pPr>
              <w:spacing w:before="40" w:after="40" w:line="276" w:lineRule="auto"/>
              <w:rPr>
                <w:sz w:val="26"/>
                <w:szCs w:val="26"/>
              </w:rPr>
            </w:pPr>
            <w:r>
              <w:rPr>
                <w:sz w:val="26"/>
                <w:szCs w:val="26"/>
              </w:rPr>
              <w:t>- Nguồn: 5V/2.5A qua Micro-USB  [1]</w:t>
            </w:r>
          </w:p>
        </w:tc>
      </w:tr>
      <w:tr w:rsidR="0092116D" w14:paraId="62B78085" w14:textId="77777777" w:rsidTr="00FC4DE1">
        <w:tc>
          <w:tcPr>
            <w:tcW w:w="294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2C70EF95" w14:textId="77777777" w:rsidR="0092116D" w:rsidRDefault="0092116D">
            <w:pPr>
              <w:rPr>
                <w:sz w:val="26"/>
                <w:szCs w:val="26"/>
              </w:rPr>
            </w:pPr>
            <w:r>
              <w:rPr>
                <w:sz w:val="26"/>
                <w:szCs w:val="26"/>
              </w:rPr>
              <w:t>Cảm biến DHT11</w:t>
            </w:r>
          </w:p>
          <w:p w14:paraId="511FA349" w14:textId="5EB2817B" w:rsidR="001E0485" w:rsidRPr="001E0485" w:rsidRDefault="001E0485" w:rsidP="001E0485">
            <w:pPr>
              <w:rPr>
                <w:sz w:val="26"/>
                <w:szCs w:val="26"/>
              </w:rPr>
            </w:pPr>
            <w:r w:rsidRPr="001E0485">
              <w:rPr>
                <w:sz w:val="26"/>
                <w:szCs w:val="26"/>
              </w:rPr>
              <w:fldChar w:fldCharType="begin"/>
            </w:r>
            <w:r w:rsidRPr="001E0485">
              <w:rPr>
                <w:sz w:val="26"/>
                <w:szCs w:val="26"/>
              </w:rPr>
              <w:instrText xml:space="preserve"> INCLUDEPICTURE "E:\\images (1).jpg" \* MERGEFORMATINET </w:instrText>
            </w:r>
            <w:r w:rsidRPr="001E0485">
              <w:rPr>
                <w:sz w:val="26"/>
                <w:szCs w:val="26"/>
              </w:rPr>
              <w:fldChar w:fldCharType="separate"/>
            </w:r>
            <w:r w:rsidR="00285F5B">
              <w:rPr>
                <w:sz w:val="26"/>
                <w:szCs w:val="26"/>
              </w:rPr>
              <w:fldChar w:fldCharType="begin"/>
            </w:r>
            <w:r w:rsidR="00285F5B">
              <w:rPr>
                <w:sz w:val="26"/>
                <w:szCs w:val="26"/>
              </w:rPr>
              <w:instrText xml:space="preserve"> INCLUDEPICTURE  "file:///E:\\images%20(1).jpg" \* MERGEFORMATINET </w:instrText>
            </w:r>
            <w:r w:rsidR="00285F5B">
              <w:rPr>
                <w:sz w:val="26"/>
                <w:szCs w:val="26"/>
              </w:rPr>
              <w:fldChar w:fldCharType="separate"/>
            </w:r>
            <w:r w:rsidR="004A7C62">
              <w:rPr>
                <w:sz w:val="26"/>
                <w:szCs w:val="26"/>
              </w:rPr>
              <w:fldChar w:fldCharType="begin"/>
            </w:r>
            <w:r w:rsidR="004A7C62">
              <w:rPr>
                <w:sz w:val="26"/>
                <w:szCs w:val="26"/>
              </w:rPr>
              <w:instrText xml:space="preserve"> INCLUDEPICTURE  "file:///E:\\images%20(1).jpg" \* MERGEFORMATINET </w:instrText>
            </w:r>
            <w:r w:rsidR="004A7C62">
              <w:rPr>
                <w:sz w:val="26"/>
                <w:szCs w:val="26"/>
              </w:rPr>
              <w:fldChar w:fldCharType="separate"/>
            </w:r>
            <w:r w:rsidR="00BE18CF">
              <w:rPr>
                <w:sz w:val="26"/>
                <w:szCs w:val="26"/>
              </w:rPr>
              <w:fldChar w:fldCharType="begin"/>
            </w:r>
            <w:r w:rsidR="00BE18CF">
              <w:rPr>
                <w:sz w:val="26"/>
                <w:szCs w:val="26"/>
              </w:rPr>
              <w:instrText xml:space="preserve"> INCLUDEPICTURE  "file:///E:\\images%20(1).jpg" \* MERGEFORMATINET </w:instrText>
            </w:r>
            <w:r w:rsidR="00BE18CF">
              <w:rPr>
                <w:sz w:val="26"/>
                <w:szCs w:val="26"/>
              </w:rPr>
              <w:fldChar w:fldCharType="separate"/>
            </w:r>
            <w:r w:rsidR="00283147">
              <w:rPr>
                <w:sz w:val="26"/>
                <w:szCs w:val="26"/>
              </w:rPr>
              <w:fldChar w:fldCharType="begin"/>
            </w:r>
            <w:r w:rsidR="00283147">
              <w:rPr>
                <w:sz w:val="26"/>
                <w:szCs w:val="26"/>
              </w:rPr>
              <w:instrText xml:space="preserve"> INCLUDEPICTURE  "E:\\images (1).jpg" \* MERGEFORMATINET </w:instrText>
            </w:r>
            <w:r w:rsidR="00283147">
              <w:rPr>
                <w:sz w:val="26"/>
                <w:szCs w:val="26"/>
              </w:rPr>
              <w:fldChar w:fldCharType="separate"/>
            </w:r>
            <w:r w:rsidR="00FC6CB4">
              <w:rPr>
                <w:sz w:val="26"/>
                <w:szCs w:val="26"/>
              </w:rPr>
              <w:fldChar w:fldCharType="begin"/>
            </w:r>
            <w:r w:rsidR="00FC6CB4">
              <w:rPr>
                <w:sz w:val="26"/>
                <w:szCs w:val="26"/>
              </w:rPr>
              <w:instrText xml:space="preserve"> INCLUDEPICTURE  "file:///E:\\images%20(1).jpg" \* MERGEFORMATINET </w:instrText>
            </w:r>
            <w:r w:rsidR="00FC6CB4">
              <w:rPr>
                <w:sz w:val="26"/>
                <w:szCs w:val="26"/>
              </w:rPr>
              <w:fldChar w:fldCharType="separate"/>
            </w:r>
            <w:r w:rsidR="00283147">
              <w:rPr>
                <w:sz w:val="26"/>
                <w:szCs w:val="26"/>
              </w:rPr>
              <w:fldChar w:fldCharType="begin"/>
            </w:r>
            <w:r w:rsidR="00283147">
              <w:rPr>
                <w:sz w:val="26"/>
                <w:szCs w:val="26"/>
              </w:rPr>
              <w:instrText xml:space="preserve"> INCLUDEPICTURE  "E:\\images (1).jpg" \* MERGEFORMATINET </w:instrText>
            </w:r>
            <w:r w:rsidR="00283147">
              <w:rPr>
                <w:sz w:val="26"/>
                <w:szCs w:val="26"/>
              </w:rPr>
              <w:fldChar w:fldCharType="separate"/>
            </w:r>
            <w:r w:rsidR="00D51BAA">
              <w:rPr>
                <w:sz w:val="26"/>
                <w:szCs w:val="26"/>
              </w:rPr>
              <w:fldChar w:fldCharType="begin"/>
            </w:r>
            <w:r w:rsidR="00D51BAA">
              <w:rPr>
                <w:sz w:val="26"/>
                <w:szCs w:val="26"/>
              </w:rPr>
              <w:instrText xml:space="preserve"> INCLUDEPICTURE  "file:///E:\\images%20(1).jpg" \* MERGEFORMATINET </w:instrText>
            </w:r>
            <w:r w:rsidR="00D51BAA">
              <w:rPr>
                <w:sz w:val="26"/>
                <w:szCs w:val="26"/>
              </w:rPr>
              <w:fldChar w:fldCharType="separate"/>
            </w:r>
            <w:r w:rsidR="00283147">
              <w:rPr>
                <w:sz w:val="26"/>
                <w:szCs w:val="26"/>
              </w:rPr>
              <w:fldChar w:fldCharType="begin"/>
            </w:r>
            <w:r w:rsidR="00283147">
              <w:rPr>
                <w:sz w:val="26"/>
                <w:szCs w:val="26"/>
              </w:rPr>
              <w:instrText xml:space="preserve"> INCLUDEPICTURE  "E:\\images (1).jpg" \* MERGEFORMATINET </w:instrText>
            </w:r>
            <w:r w:rsidR="00283147">
              <w:rPr>
                <w:sz w:val="26"/>
                <w:szCs w:val="26"/>
              </w:rPr>
              <w:fldChar w:fldCharType="separate"/>
            </w:r>
            <w:r w:rsidR="002230D2">
              <w:rPr>
                <w:sz w:val="26"/>
                <w:szCs w:val="26"/>
              </w:rPr>
              <w:fldChar w:fldCharType="begin"/>
            </w:r>
            <w:r w:rsidR="002230D2">
              <w:rPr>
                <w:sz w:val="26"/>
                <w:szCs w:val="26"/>
              </w:rPr>
              <w:instrText xml:space="preserve"> INCLUDEPICTURE  "file:///E:\\images%20(1).jpg" \* MERGEFORMATINET </w:instrText>
            </w:r>
            <w:r w:rsidR="002230D2">
              <w:rPr>
                <w:sz w:val="26"/>
                <w:szCs w:val="26"/>
              </w:rPr>
              <w:fldChar w:fldCharType="separate"/>
            </w:r>
            <w:r w:rsidR="00283147">
              <w:rPr>
                <w:sz w:val="26"/>
                <w:szCs w:val="26"/>
              </w:rPr>
              <w:fldChar w:fldCharType="begin"/>
            </w:r>
            <w:r w:rsidR="00283147">
              <w:rPr>
                <w:sz w:val="26"/>
                <w:szCs w:val="26"/>
              </w:rPr>
              <w:instrText xml:space="preserve"> INCLUDEPICTURE  "E:\\images (1).jpg" \* MERGEFORMATINET </w:instrText>
            </w:r>
            <w:r w:rsidR="00283147">
              <w:rPr>
                <w:sz w:val="26"/>
                <w:szCs w:val="26"/>
              </w:rPr>
              <w:fldChar w:fldCharType="separate"/>
            </w:r>
            <w:r w:rsidR="00135547">
              <w:rPr>
                <w:sz w:val="26"/>
                <w:szCs w:val="26"/>
              </w:rPr>
              <w:fldChar w:fldCharType="begin"/>
            </w:r>
            <w:r w:rsidR="00135547">
              <w:rPr>
                <w:sz w:val="26"/>
                <w:szCs w:val="26"/>
              </w:rPr>
              <w:instrText xml:space="preserve"> INCLUDEPICTURE  "file:///E:\\images%20(1).jpg" \* MERGEFORMATINET </w:instrText>
            </w:r>
            <w:r w:rsidR="00135547">
              <w:rPr>
                <w:sz w:val="26"/>
                <w:szCs w:val="26"/>
              </w:rPr>
              <w:fldChar w:fldCharType="separate"/>
            </w:r>
            <w:r w:rsidR="00283147">
              <w:rPr>
                <w:sz w:val="26"/>
                <w:szCs w:val="26"/>
              </w:rPr>
              <w:fldChar w:fldCharType="begin"/>
            </w:r>
            <w:r w:rsidR="00283147">
              <w:rPr>
                <w:sz w:val="26"/>
                <w:szCs w:val="26"/>
              </w:rPr>
              <w:instrText xml:space="preserve"> INCLUDEPICTURE  "E:\\images (1).jpg" \* MERGEFORMATINET </w:instrText>
            </w:r>
            <w:r w:rsidR="00283147">
              <w:rPr>
                <w:sz w:val="26"/>
                <w:szCs w:val="26"/>
              </w:rPr>
              <w:fldChar w:fldCharType="separate"/>
            </w:r>
            <w:r w:rsidR="00973951">
              <w:rPr>
                <w:sz w:val="26"/>
                <w:szCs w:val="26"/>
              </w:rPr>
              <w:fldChar w:fldCharType="begin"/>
            </w:r>
            <w:r w:rsidR="00973951">
              <w:rPr>
                <w:sz w:val="26"/>
                <w:szCs w:val="26"/>
              </w:rPr>
              <w:instrText xml:space="preserve"> INCLUDEPICTURE  "file:///E:\\images%20(1).jpg" \* MERGEFORMATINET </w:instrText>
            </w:r>
            <w:r w:rsidR="00973951">
              <w:rPr>
                <w:sz w:val="26"/>
                <w:szCs w:val="26"/>
              </w:rPr>
              <w:fldChar w:fldCharType="separate"/>
            </w:r>
            <w:r w:rsidR="00283147">
              <w:rPr>
                <w:sz w:val="26"/>
                <w:szCs w:val="26"/>
              </w:rPr>
              <w:fldChar w:fldCharType="begin"/>
            </w:r>
            <w:r w:rsidR="00283147">
              <w:rPr>
                <w:sz w:val="26"/>
                <w:szCs w:val="26"/>
              </w:rPr>
              <w:instrText xml:space="preserve"> INCLUDEPICTURE  "E:\\images (1).jpg" \* MERGEFORMATINET </w:instrText>
            </w:r>
            <w:r w:rsidR="00283147">
              <w:rPr>
                <w:sz w:val="26"/>
                <w:szCs w:val="26"/>
              </w:rPr>
              <w:fldChar w:fldCharType="separate"/>
            </w:r>
            <w:r w:rsidR="00B6621D">
              <w:rPr>
                <w:sz w:val="26"/>
                <w:szCs w:val="26"/>
              </w:rPr>
              <w:fldChar w:fldCharType="begin"/>
            </w:r>
            <w:r w:rsidR="00B6621D">
              <w:rPr>
                <w:sz w:val="26"/>
                <w:szCs w:val="26"/>
              </w:rPr>
              <w:instrText xml:space="preserve"> INCLUDEPICTURE  "file:///E:\\images%20(1).jpg" \* MERGEFORMATINET </w:instrText>
            </w:r>
            <w:r w:rsidR="00B6621D">
              <w:rPr>
                <w:sz w:val="26"/>
                <w:szCs w:val="26"/>
              </w:rPr>
              <w:fldChar w:fldCharType="separate"/>
            </w:r>
            <w:r>
              <w:rPr>
                <w:sz w:val="26"/>
                <w:szCs w:val="26"/>
              </w:rPr>
              <w:fldChar w:fldCharType="begin"/>
            </w:r>
            <w:r>
              <w:rPr>
                <w:sz w:val="26"/>
                <w:szCs w:val="26"/>
              </w:rPr>
              <w:instrText xml:space="preserve"> INCLUDEPICTURE  "E:\\images (1).jpg" \* MERGEFORMATINET </w:instrText>
            </w:r>
            <w:r>
              <w:rPr>
                <w:sz w:val="26"/>
                <w:szCs w:val="26"/>
              </w:rPr>
              <w:fldChar w:fldCharType="separate"/>
            </w:r>
            <w:r w:rsidR="00C77619">
              <w:rPr>
                <w:sz w:val="26"/>
                <w:szCs w:val="26"/>
              </w:rPr>
              <w:fldChar w:fldCharType="begin"/>
            </w:r>
            <w:r w:rsidR="00C77619">
              <w:rPr>
                <w:sz w:val="26"/>
                <w:szCs w:val="26"/>
              </w:rPr>
              <w:instrText xml:space="preserve"> INCLUDEPICTURE  "file:///E:\\images%20(1).jpg" \* MERGEFORMATINET </w:instrText>
            </w:r>
            <w:r w:rsidR="00C77619">
              <w:rPr>
                <w:sz w:val="26"/>
                <w:szCs w:val="26"/>
              </w:rPr>
              <w:fldChar w:fldCharType="separate"/>
            </w:r>
            <w:r>
              <w:rPr>
                <w:sz w:val="26"/>
                <w:szCs w:val="26"/>
              </w:rPr>
              <w:fldChar w:fldCharType="begin"/>
            </w:r>
            <w:r>
              <w:rPr>
                <w:sz w:val="26"/>
                <w:szCs w:val="26"/>
              </w:rPr>
              <w:instrText xml:space="preserve"> INCLUDEPICTURE  "E:\\images (1).jpg" \* MERGEFORMATINET </w:instrText>
            </w:r>
            <w:r>
              <w:rPr>
                <w:sz w:val="26"/>
                <w:szCs w:val="26"/>
              </w:rPr>
              <w:fldChar w:fldCharType="separate"/>
            </w:r>
            <w:r>
              <w:rPr>
                <w:sz w:val="26"/>
                <w:szCs w:val="26"/>
              </w:rPr>
              <w:fldChar w:fldCharType="begin"/>
            </w:r>
            <w:r>
              <w:rPr>
                <w:sz w:val="26"/>
                <w:szCs w:val="26"/>
              </w:rPr>
              <w:instrText xml:space="preserve"> INCLUDEPICTURE  "E:\\images (1).jpg" \* MERGEFORMATINET </w:instrText>
            </w:r>
            <w:r>
              <w:rPr>
                <w:sz w:val="26"/>
                <w:szCs w:val="26"/>
              </w:rPr>
              <w:fldChar w:fldCharType="separate"/>
            </w:r>
            <w:r w:rsidR="009F49CB">
              <w:rPr>
                <w:sz w:val="26"/>
                <w:szCs w:val="26"/>
              </w:rPr>
              <w:fldChar w:fldCharType="begin"/>
            </w:r>
            <w:r w:rsidR="009F49CB">
              <w:rPr>
                <w:sz w:val="26"/>
                <w:szCs w:val="26"/>
              </w:rPr>
              <w:instrText xml:space="preserve"> </w:instrText>
            </w:r>
            <w:r w:rsidR="009F49CB">
              <w:rPr>
                <w:sz w:val="26"/>
                <w:szCs w:val="26"/>
              </w:rPr>
              <w:instrText>INCLUDEPICTURE  "E:\\images (1).jpg" \* MERGEFORMATINET</w:instrText>
            </w:r>
            <w:r w:rsidR="009F49CB">
              <w:rPr>
                <w:sz w:val="26"/>
                <w:szCs w:val="26"/>
              </w:rPr>
              <w:instrText xml:space="preserve"> </w:instrText>
            </w:r>
            <w:r w:rsidR="009F49CB">
              <w:rPr>
                <w:sz w:val="26"/>
                <w:szCs w:val="26"/>
              </w:rPr>
              <w:fldChar w:fldCharType="separate"/>
            </w:r>
            <w:r w:rsidR="009F49CB">
              <w:rPr>
                <w:sz w:val="26"/>
                <w:szCs w:val="26"/>
              </w:rPr>
              <w:pict w14:anchorId="2D55D6D6">
                <v:shape id="_x0000_i1029" type="#_x0000_t75" style="width:126pt;height:126pt">
                  <v:imagedata r:id="rId16" r:href="rId17"/>
                </v:shape>
              </w:pict>
            </w:r>
            <w:r w:rsidR="009F49CB">
              <w:rPr>
                <w:sz w:val="26"/>
                <w:szCs w:val="26"/>
              </w:rPr>
              <w:fldChar w:fldCharType="end"/>
            </w:r>
            <w:r>
              <w:rPr>
                <w:sz w:val="26"/>
                <w:szCs w:val="26"/>
              </w:rPr>
              <w:fldChar w:fldCharType="end"/>
            </w:r>
            <w:r>
              <w:rPr>
                <w:sz w:val="26"/>
                <w:szCs w:val="26"/>
              </w:rPr>
              <w:fldChar w:fldCharType="end"/>
            </w:r>
            <w:r w:rsidR="00C77619">
              <w:rPr>
                <w:sz w:val="26"/>
                <w:szCs w:val="26"/>
              </w:rPr>
              <w:fldChar w:fldCharType="end"/>
            </w:r>
            <w:r>
              <w:rPr>
                <w:sz w:val="26"/>
                <w:szCs w:val="26"/>
              </w:rPr>
              <w:fldChar w:fldCharType="end"/>
            </w:r>
            <w:r w:rsidR="00B6621D">
              <w:rPr>
                <w:sz w:val="26"/>
                <w:szCs w:val="26"/>
              </w:rPr>
              <w:fldChar w:fldCharType="end"/>
            </w:r>
            <w:r w:rsidR="00283147">
              <w:rPr>
                <w:sz w:val="26"/>
                <w:szCs w:val="26"/>
              </w:rPr>
              <w:fldChar w:fldCharType="end"/>
            </w:r>
            <w:r w:rsidR="00973951">
              <w:rPr>
                <w:sz w:val="26"/>
                <w:szCs w:val="26"/>
              </w:rPr>
              <w:fldChar w:fldCharType="end"/>
            </w:r>
            <w:r w:rsidR="00283147">
              <w:rPr>
                <w:sz w:val="26"/>
                <w:szCs w:val="26"/>
              </w:rPr>
              <w:fldChar w:fldCharType="end"/>
            </w:r>
            <w:r w:rsidR="00135547">
              <w:rPr>
                <w:sz w:val="26"/>
                <w:szCs w:val="26"/>
              </w:rPr>
              <w:fldChar w:fldCharType="end"/>
            </w:r>
            <w:r w:rsidR="00283147">
              <w:rPr>
                <w:sz w:val="26"/>
                <w:szCs w:val="26"/>
              </w:rPr>
              <w:fldChar w:fldCharType="end"/>
            </w:r>
            <w:r w:rsidR="002230D2">
              <w:rPr>
                <w:sz w:val="26"/>
                <w:szCs w:val="26"/>
              </w:rPr>
              <w:fldChar w:fldCharType="end"/>
            </w:r>
            <w:r w:rsidR="00283147">
              <w:rPr>
                <w:sz w:val="26"/>
                <w:szCs w:val="26"/>
              </w:rPr>
              <w:fldChar w:fldCharType="end"/>
            </w:r>
            <w:r w:rsidR="00D51BAA">
              <w:rPr>
                <w:sz w:val="26"/>
                <w:szCs w:val="26"/>
              </w:rPr>
              <w:fldChar w:fldCharType="end"/>
            </w:r>
            <w:r w:rsidR="00283147">
              <w:rPr>
                <w:sz w:val="26"/>
                <w:szCs w:val="26"/>
              </w:rPr>
              <w:fldChar w:fldCharType="end"/>
            </w:r>
            <w:r w:rsidR="00FC6CB4">
              <w:rPr>
                <w:sz w:val="26"/>
                <w:szCs w:val="26"/>
              </w:rPr>
              <w:fldChar w:fldCharType="end"/>
            </w:r>
            <w:r w:rsidR="00283147">
              <w:rPr>
                <w:sz w:val="26"/>
                <w:szCs w:val="26"/>
              </w:rPr>
              <w:fldChar w:fldCharType="end"/>
            </w:r>
            <w:r w:rsidR="00BE18CF">
              <w:rPr>
                <w:sz w:val="26"/>
                <w:szCs w:val="26"/>
              </w:rPr>
              <w:fldChar w:fldCharType="end"/>
            </w:r>
            <w:r w:rsidR="004A7C62">
              <w:rPr>
                <w:sz w:val="26"/>
                <w:szCs w:val="26"/>
              </w:rPr>
              <w:fldChar w:fldCharType="end"/>
            </w:r>
            <w:r w:rsidR="00285F5B">
              <w:rPr>
                <w:sz w:val="26"/>
                <w:szCs w:val="26"/>
              </w:rPr>
              <w:fldChar w:fldCharType="end"/>
            </w:r>
            <w:r w:rsidRPr="001E0485">
              <w:rPr>
                <w:sz w:val="26"/>
                <w:szCs w:val="26"/>
              </w:rPr>
              <w:fldChar w:fldCharType="end"/>
            </w:r>
          </w:p>
          <w:p w14:paraId="7B02E053" w14:textId="694B9287" w:rsidR="0092116D" w:rsidRDefault="0092116D">
            <w:pPr>
              <w:rPr>
                <w:sz w:val="26"/>
                <w:szCs w:val="26"/>
              </w:rPr>
            </w:pPr>
          </w:p>
        </w:tc>
        <w:tc>
          <w:tcPr>
            <w:tcW w:w="5864"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864B768" w14:textId="77777777" w:rsidR="0092116D" w:rsidRDefault="0092116D">
            <w:pPr>
              <w:spacing w:before="40" w:after="40" w:line="276" w:lineRule="auto"/>
              <w:rPr>
                <w:sz w:val="26"/>
                <w:szCs w:val="26"/>
              </w:rPr>
            </w:pPr>
            <w:r>
              <w:rPr>
                <w:sz w:val="26"/>
                <w:szCs w:val="26"/>
              </w:rPr>
              <w:t>- Đo nhiệt độ: 0–50°C, sai số ±2°C</w:t>
            </w:r>
          </w:p>
          <w:p w14:paraId="0ADCCFF3" w14:textId="77777777" w:rsidR="0092116D" w:rsidRDefault="0092116D">
            <w:pPr>
              <w:spacing w:before="40" w:after="40" w:line="276" w:lineRule="auto"/>
              <w:rPr>
                <w:sz w:val="26"/>
                <w:szCs w:val="26"/>
              </w:rPr>
            </w:pPr>
            <w:r>
              <w:rPr>
                <w:sz w:val="26"/>
                <w:szCs w:val="26"/>
              </w:rPr>
              <w:t>- Đo độ ẩm: 20–80%, sai số ±5%RH</w:t>
            </w:r>
          </w:p>
          <w:p w14:paraId="54225579" w14:textId="77777777" w:rsidR="0092116D" w:rsidRDefault="0092116D">
            <w:pPr>
              <w:spacing w:before="40" w:after="40" w:line="276" w:lineRule="auto"/>
              <w:rPr>
                <w:sz w:val="26"/>
                <w:szCs w:val="26"/>
              </w:rPr>
            </w:pPr>
            <w:r>
              <w:rPr>
                <w:sz w:val="26"/>
                <w:szCs w:val="26"/>
              </w:rPr>
              <w:t>- Điện áp: 3.3V–5V DC</w:t>
            </w:r>
          </w:p>
          <w:p w14:paraId="4435E5A3" w14:textId="77777777" w:rsidR="0092116D" w:rsidRDefault="0092116D">
            <w:pPr>
              <w:spacing w:before="40" w:after="40" w:line="276" w:lineRule="auto"/>
              <w:rPr>
                <w:sz w:val="26"/>
                <w:szCs w:val="26"/>
              </w:rPr>
            </w:pPr>
            <w:r>
              <w:rPr>
                <w:sz w:val="26"/>
                <w:szCs w:val="26"/>
              </w:rPr>
              <w:t>- Giao tiếp: Single-Wire  [2]</w:t>
            </w:r>
          </w:p>
        </w:tc>
      </w:tr>
      <w:tr w:rsidR="0092116D" w14:paraId="3CB7F311" w14:textId="77777777" w:rsidTr="00FC4DE1">
        <w:tc>
          <w:tcPr>
            <w:tcW w:w="294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10FAEC07" w14:textId="77777777" w:rsidR="0092116D" w:rsidRDefault="0092116D">
            <w:pPr>
              <w:rPr>
                <w:sz w:val="26"/>
                <w:szCs w:val="26"/>
              </w:rPr>
            </w:pPr>
            <w:r>
              <w:rPr>
                <w:sz w:val="26"/>
                <w:szCs w:val="26"/>
              </w:rPr>
              <w:t>Cảm biến khí gas MQ-2</w:t>
            </w:r>
          </w:p>
          <w:p w14:paraId="27070AC5" w14:textId="1C6233B7" w:rsidR="002E47DE" w:rsidRPr="002E47DE" w:rsidRDefault="002E47DE" w:rsidP="002E47DE">
            <w:pPr>
              <w:rPr>
                <w:sz w:val="26"/>
                <w:szCs w:val="26"/>
              </w:rPr>
            </w:pPr>
            <w:r w:rsidRPr="002E47DE">
              <w:rPr>
                <w:sz w:val="26"/>
                <w:szCs w:val="26"/>
              </w:rPr>
              <w:fldChar w:fldCharType="begin"/>
            </w:r>
            <w:r w:rsidRPr="002E47DE">
              <w:rPr>
                <w:sz w:val="26"/>
                <w:szCs w:val="26"/>
              </w:rPr>
              <w:instrText xml:space="preserve"> INCLUDEPICTURE "E:\\cam-bien-khi-gas-lpg-co-ch4-mq-2-ffm1-1.jpg" \* MERGEFORMATINET </w:instrText>
            </w:r>
            <w:r w:rsidRPr="002E47DE">
              <w:rPr>
                <w:sz w:val="26"/>
                <w:szCs w:val="26"/>
              </w:rPr>
              <w:fldChar w:fldCharType="separate"/>
            </w:r>
            <w:r w:rsidR="00285F5B">
              <w:rPr>
                <w:sz w:val="26"/>
                <w:szCs w:val="26"/>
              </w:rPr>
              <w:fldChar w:fldCharType="begin"/>
            </w:r>
            <w:r w:rsidR="00285F5B">
              <w:rPr>
                <w:sz w:val="26"/>
                <w:szCs w:val="26"/>
              </w:rPr>
              <w:instrText xml:space="preserve"> INCLUDEPICTURE  "file:///E:\\cam-bien-khi-gas-lpg-co-ch4-mq-2-ffm1-1.jpg" \* MERGEFORMATINET </w:instrText>
            </w:r>
            <w:r w:rsidR="00285F5B">
              <w:rPr>
                <w:sz w:val="26"/>
                <w:szCs w:val="26"/>
              </w:rPr>
              <w:fldChar w:fldCharType="separate"/>
            </w:r>
            <w:r w:rsidR="004A7C62">
              <w:rPr>
                <w:sz w:val="26"/>
                <w:szCs w:val="26"/>
              </w:rPr>
              <w:fldChar w:fldCharType="begin"/>
            </w:r>
            <w:r w:rsidR="004A7C62">
              <w:rPr>
                <w:sz w:val="26"/>
                <w:szCs w:val="26"/>
              </w:rPr>
              <w:instrText xml:space="preserve"> INCLUDEPICTURE  "file:///E:\\cam-bien-khi-gas-lpg-co-ch4-mq-2-ffm1-1.jpg" \* MERGEFORMATINET </w:instrText>
            </w:r>
            <w:r w:rsidR="004A7C62">
              <w:rPr>
                <w:sz w:val="26"/>
                <w:szCs w:val="26"/>
              </w:rPr>
              <w:fldChar w:fldCharType="separate"/>
            </w:r>
            <w:r w:rsidR="00BE18CF">
              <w:rPr>
                <w:sz w:val="26"/>
                <w:szCs w:val="26"/>
              </w:rPr>
              <w:fldChar w:fldCharType="begin"/>
            </w:r>
            <w:r w:rsidR="00BE18CF">
              <w:rPr>
                <w:sz w:val="26"/>
                <w:szCs w:val="26"/>
              </w:rPr>
              <w:instrText xml:space="preserve"> INCLUDEPICTURE  "file:///E:\\cam-bien-khi-gas-lpg-co-ch4-mq-2-ffm1-1.jpg" \* MERGEFORMATINET </w:instrText>
            </w:r>
            <w:r w:rsidR="00BE18CF">
              <w:rPr>
                <w:sz w:val="26"/>
                <w:szCs w:val="26"/>
              </w:rPr>
              <w:fldChar w:fldCharType="separate"/>
            </w:r>
            <w:r w:rsidR="00283147">
              <w:rPr>
                <w:sz w:val="26"/>
                <w:szCs w:val="26"/>
              </w:rPr>
              <w:fldChar w:fldCharType="begin"/>
            </w:r>
            <w:r w:rsidR="00283147">
              <w:rPr>
                <w:sz w:val="26"/>
                <w:szCs w:val="26"/>
              </w:rPr>
              <w:instrText xml:space="preserve"> INCLUDEPICTURE  "E:\\cam-bien-khi-gas-lpg-co-ch4-mq-2-ffm1-1.jpg" \* MERGEFORMATINET </w:instrText>
            </w:r>
            <w:r w:rsidR="00283147">
              <w:rPr>
                <w:sz w:val="26"/>
                <w:szCs w:val="26"/>
              </w:rPr>
              <w:fldChar w:fldCharType="separate"/>
            </w:r>
            <w:r w:rsidR="00FC6CB4">
              <w:rPr>
                <w:sz w:val="26"/>
                <w:szCs w:val="26"/>
              </w:rPr>
              <w:fldChar w:fldCharType="begin"/>
            </w:r>
            <w:r w:rsidR="00FC6CB4">
              <w:rPr>
                <w:sz w:val="26"/>
                <w:szCs w:val="26"/>
              </w:rPr>
              <w:instrText xml:space="preserve"> INCLUDEPICTURE  "file:///E:\\cam-bien-khi-gas-lpg-co-ch4-mq-2-ffm1-1.jpg" \* MERGEFORMATINET </w:instrText>
            </w:r>
            <w:r w:rsidR="00FC6CB4">
              <w:rPr>
                <w:sz w:val="26"/>
                <w:szCs w:val="26"/>
              </w:rPr>
              <w:fldChar w:fldCharType="separate"/>
            </w:r>
            <w:r w:rsidR="00283147">
              <w:rPr>
                <w:sz w:val="26"/>
                <w:szCs w:val="26"/>
              </w:rPr>
              <w:fldChar w:fldCharType="begin"/>
            </w:r>
            <w:r w:rsidR="00283147">
              <w:rPr>
                <w:sz w:val="26"/>
                <w:szCs w:val="26"/>
              </w:rPr>
              <w:instrText xml:space="preserve"> INCLUDEPICTURE  "E:\\cam-bien-khi-gas-lpg-co-ch4-mq-2-ffm1-1.jpg" \* MERGEFORMATINET </w:instrText>
            </w:r>
            <w:r w:rsidR="00283147">
              <w:rPr>
                <w:sz w:val="26"/>
                <w:szCs w:val="26"/>
              </w:rPr>
              <w:fldChar w:fldCharType="separate"/>
            </w:r>
            <w:r w:rsidR="00D51BAA">
              <w:rPr>
                <w:sz w:val="26"/>
                <w:szCs w:val="26"/>
              </w:rPr>
              <w:fldChar w:fldCharType="begin"/>
            </w:r>
            <w:r w:rsidR="00D51BAA">
              <w:rPr>
                <w:sz w:val="26"/>
                <w:szCs w:val="26"/>
              </w:rPr>
              <w:instrText xml:space="preserve"> INCLUDEPICTURE  "file:///E:\\cam-bien-khi-gas-lpg-co-ch4-mq-2-ffm1-1.jpg" \* MERGEFORMATINET </w:instrText>
            </w:r>
            <w:r w:rsidR="00D51BAA">
              <w:rPr>
                <w:sz w:val="26"/>
                <w:szCs w:val="26"/>
              </w:rPr>
              <w:fldChar w:fldCharType="separate"/>
            </w:r>
            <w:r w:rsidR="00283147">
              <w:rPr>
                <w:sz w:val="26"/>
                <w:szCs w:val="26"/>
              </w:rPr>
              <w:fldChar w:fldCharType="begin"/>
            </w:r>
            <w:r w:rsidR="00283147">
              <w:rPr>
                <w:sz w:val="26"/>
                <w:szCs w:val="26"/>
              </w:rPr>
              <w:instrText xml:space="preserve"> INCLUDEPICTURE  "E:\\cam-bien-khi-gas-lpg-co-ch4-mq-2-ffm1-1.jpg" \* MERGEFORMATINET </w:instrText>
            </w:r>
            <w:r w:rsidR="00283147">
              <w:rPr>
                <w:sz w:val="26"/>
                <w:szCs w:val="26"/>
              </w:rPr>
              <w:fldChar w:fldCharType="separate"/>
            </w:r>
            <w:r w:rsidR="002230D2">
              <w:rPr>
                <w:sz w:val="26"/>
                <w:szCs w:val="26"/>
              </w:rPr>
              <w:fldChar w:fldCharType="begin"/>
            </w:r>
            <w:r w:rsidR="002230D2">
              <w:rPr>
                <w:sz w:val="26"/>
                <w:szCs w:val="26"/>
              </w:rPr>
              <w:instrText xml:space="preserve"> INCLUDEPICTURE  "file:///E:\\cam-bien-khi-gas-lpg-co-ch4-mq-2-ffm1-1.jpg" \* MERGEFORMATINET </w:instrText>
            </w:r>
            <w:r w:rsidR="002230D2">
              <w:rPr>
                <w:sz w:val="26"/>
                <w:szCs w:val="26"/>
              </w:rPr>
              <w:fldChar w:fldCharType="separate"/>
            </w:r>
            <w:r w:rsidR="00283147">
              <w:rPr>
                <w:sz w:val="26"/>
                <w:szCs w:val="26"/>
              </w:rPr>
              <w:fldChar w:fldCharType="begin"/>
            </w:r>
            <w:r w:rsidR="00283147">
              <w:rPr>
                <w:sz w:val="26"/>
                <w:szCs w:val="26"/>
              </w:rPr>
              <w:instrText xml:space="preserve"> INCLUDEPICTURE  "E:\\cam-bien-khi-gas-lpg-co-ch4-mq-2-ffm1-1.jpg" \* MERGEFORMATINET </w:instrText>
            </w:r>
            <w:r w:rsidR="00283147">
              <w:rPr>
                <w:sz w:val="26"/>
                <w:szCs w:val="26"/>
              </w:rPr>
              <w:fldChar w:fldCharType="separate"/>
            </w:r>
            <w:r w:rsidR="00135547">
              <w:rPr>
                <w:sz w:val="26"/>
                <w:szCs w:val="26"/>
              </w:rPr>
              <w:fldChar w:fldCharType="begin"/>
            </w:r>
            <w:r w:rsidR="00135547">
              <w:rPr>
                <w:sz w:val="26"/>
                <w:szCs w:val="26"/>
              </w:rPr>
              <w:instrText xml:space="preserve"> INCLUDEPICTURE  "file:///E:\\cam-bien-khi-gas-lpg-co-ch4-mq-2-ffm1-1.jpg" \* MERGEFORMATINET </w:instrText>
            </w:r>
            <w:r w:rsidR="00135547">
              <w:rPr>
                <w:sz w:val="26"/>
                <w:szCs w:val="26"/>
              </w:rPr>
              <w:fldChar w:fldCharType="separate"/>
            </w:r>
            <w:r w:rsidR="00283147">
              <w:rPr>
                <w:sz w:val="26"/>
                <w:szCs w:val="26"/>
              </w:rPr>
              <w:fldChar w:fldCharType="begin"/>
            </w:r>
            <w:r w:rsidR="00283147">
              <w:rPr>
                <w:sz w:val="26"/>
                <w:szCs w:val="26"/>
              </w:rPr>
              <w:instrText xml:space="preserve"> INCLUDEPICTURE  "E:\\cam-bien-khi-gas-lpg-co-ch4-mq-2-ffm1-1.jpg" \* MERGEFORMATINET </w:instrText>
            </w:r>
            <w:r w:rsidR="00283147">
              <w:rPr>
                <w:sz w:val="26"/>
                <w:szCs w:val="26"/>
              </w:rPr>
              <w:fldChar w:fldCharType="separate"/>
            </w:r>
            <w:r w:rsidR="00973951">
              <w:rPr>
                <w:sz w:val="26"/>
                <w:szCs w:val="26"/>
              </w:rPr>
              <w:fldChar w:fldCharType="begin"/>
            </w:r>
            <w:r w:rsidR="00973951">
              <w:rPr>
                <w:sz w:val="26"/>
                <w:szCs w:val="26"/>
              </w:rPr>
              <w:instrText xml:space="preserve"> INCLUDEPICTURE  "file:///E:\\cam-bien-khi-gas-lpg-co-ch4-mq-2-ffm1-1.jpg" \* MERGEFORMATINET </w:instrText>
            </w:r>
            <w:r w:rsidR="00973951">
              <w:rPr>
                <w:sz w:val="26"/>
                <w:szCs w:val="26"/>
              </w:rPr>
              <w:fldChar w:fldCharType="separate"/>
            </w:r>
            <w:r w:rsidR="00283147">
              <w:rPr>
                <w:sz w:val="26"/>
                <w:szCs w:val="26"/>
              </w:rPr>
              <w:fldChar w:fldCharType="begin"/>
            </w:r>
            <w:r w:rsidR="00283147">
              <w:rPr>
                <w:sz w:val="26"/>
                <w:szCs w:val="26"/>
              </w:rPr>
              <w:instrText xml:space="preserve"> INCLUDEPICTURE  "E:\\cam-bien-khi-gas-lpg-co-ch4-mq-2-ffm1-1.jpg" \* MERGEFORMATINET </w:instrText>
            </w:r>
            <w:r w:rsidR="00283147">
              <w:rPr>
                <w:sz w:val="26"/>
                <w:szCs w:val="26"/>
              </w:rPr>
              <w:fldChar w:fldCharType="separate"/>
            </w:r>
            <w:r w:rsidR="00B6621D">
              <w:rPr>
                <w:sz w:val="26"/>
                <w:szCs w:val="26"/>
              </w:rPr>
              <w:fldChar w:fldCharType="begin"/>
            </w:r>
            <w:r w:rsidR="00B6621D">
              <w:rPr>
                <w:sz w:val="26"/>
                <w:szCs w:val="26"/>
              </w:rPr>
              <w:instrText xml:space="preserve"> INCLUDEPICTURE  "file:///E:\\cam-bien-khi-gas-lpg-co-ch4-mq-2-ffm1-1.jpg" \* MERGEFORMATINET </w:instrText>
            </w:r>
            <w:r w:rsidR="00B6621D">
              <w:rPr>
                <w:sz w:val="26"/>
                <w:szCs w:val="26"/>
              </w:rPr>
              <w:fldChar w:fldCharType="separate"/>
            </w:r>
            <w:r>
              <w:rPr>
                <w:sz w:val="26"/>
                <w:szCs w:val="26"/>
              </w:rPr>
              <w:fldChar w:fldCharType="begin"/>
            </w:r>
            <w:r>
              <w:rPr>
                <w:sz w:val="26"/>
                <w:szCs w:val="26"/>
              </w:rPr>
              <w:instrText xml:space="preserve"> INCLUDEPICTURE  "E:\\cam-bien-khi-gas-lpg-co-ch4-mq-2-ffm1-1.jpg" \* MERGEFORMATINET </w:instrText>
            </w:r>
            <w:r>
              <w:rPr>
                <w:sz w:val="26"/>
                <w:szCs w:val="26"/>
              </w:rPr>
              <w:fldChar w:fldCharType="separate"/>
            </w:r>
            <w:r w:rsidR="00C77619">
              <w:rPr>
                <w:sz w:val="26"/>
                <w:szCs w:val="26"/>
              </w:rPr>
              <w:fldChar w:fldCharType="begin"/>
            </w:r>
            <w:r w:rsidR="00C77619">
              <w:rPr>
                <w:sz w:val="26"/>
                <w:szCs w:val="26"/>
              </w:rPr>
              <w:instrText xml:space="preserve"> INCLUDEPICTURE  "file:///E:\\cam-bien-khi-gas-lpg-co-ch4-mq-2-ffm1-1.jpg" \* MERGEFORMATINET </w:instrText>
            </w:r>
            <w:r w:rsidR="00C77619">
              <w:rPr>
                <w:sz w:val="26"/>
                <w:szCs w:val="26"/>
              </w:rPr>
              <w:fldChar w:fldCharType="separate"/>
            </w:r>
            <w:r>
              <w:rPr>
                <w:sz w:val="26"/>
                <w:szCs w:val="26"/>
              </w:rPr>
              <w:fldChar w:fldCharType="begin"/>
            </w:r>
            <w:r>
              <w:rPr>
                <w:sz w:val="26"/>
                <w:szCs w:val="26"/>
              </w:rPr>
              <w:instrText xml:space="preserve"> INCLUDEPICTURE  "E:\\cam-bien-khi-gas-lpg-co-ch4-mq-2-ffm1-1.jpg" \* MERGEFORMATINET </w:instrText>
            </w:r>
            <w:r>
              <w:rPr>
                <w:sz w:val="26"/>
                <w:szCs w:val="26"/>
              </w:rPr>
              <w:fldChar w:fldCharType="separate"/>
            </w:r>
            <w:r>
              <w:rPr>
                <w:sz w:val="26"/>
                <w:szCs w:val="26"/>
              </w:rPr>
              <w:fldChar w:fldCharType="begin"/>
            </w:r>
            <w:r>
              <w:rPr>
                <w:sz w:val="26"/>
                <w:szCs w:val="26"/>
              </w:rPr>
              <w:instrText xml:space="preserve"> INCLUDEPICTURE  "E:\\cam-bien-khi-gas-lpg-co-ch4-mq-2-ffm1-1.jpg" \* MERGEFORMATINET </w:instrText>
            </w:r>
            <w:r>
              <w:rPr>
                <w:sz w:val="26"/>
                <w:szCs w:val="26"/>
              </w:rPr>
              <w:fldChar w:fldCharType="separate"/>
            </w:r>
            <w:r w:rsidR="009F49CB">
              <w:rPr>
                <w:sz w:val="26"/>
                <w:szCs w:val="26"/>
              </w:rPr>
              <w:fldChar w:fldCharType="begin"/>
            </w:r>
            <w:r w:rsidR="009F49CB">
              <w:rPr>
                <w:sz w:val="26"/>
                <w:szCs w:val="26"/>
              </w:rPr>
              <w:instrText xml:space="preserve"> </w:instrText>
            </w:r>
            <w:r w:rsidR="009F49CB">
              <w:rPr>
                <w:sz w:val="26"/>
                <w:szCs w:val="26"/>
              </w:rPr>
              <w:instrText>INCLUDEPICTURE  "E:\\cam-bien-khi-gas-lpg-co-ch4-mq-2-ffm1-1.jpg" \* MERGEFORMATINET</w:instrText>
            </w:r>
            <w:r w:rsidR="009F49CB">
              <w:rPr>
                <w:sz w:val="26"/>
                <w:szCs w:val="26"/>
              </w:rPr>
              <w:instrText xml:space="preserve"> </w:instrText>
            </w:r>
            <w:r w:rsidR="009F49CB">
              <w:rPr>
                <w:sz w:val="26"/>
                <w:szCs w:val="26"/>
              </w:rPr>
              <w:fldChar w:fldCharType="separate"/>
            </w:r>
            <w:r w:rsidR="009F49CB">
              <w:rPr>
                <w:sz w:val="26"/>
                <w:szCs w:val="26"/>
              </w:rPr>
              <w:pict w14:anchorId="307C2E40">
                <v:shape id="_x0000_i1030" type="#_x0000_t75" style="width:126pt;height:126pt">
                  <v:imagedata r:id="rId18" r:href="rId19"/>
                </v:shape>
              </w:pict>
            </w:r>
            <w:r w:rsidR="009F49CB">
              <w:rPr>
                <w:sz w:val="26"/>
                <w:szCs w:val="26"/>
              </w:rPr>
              <w:fldChar w:fldCharType="end"/>
            </w:r>
            <w:r>
              <w:rPr>
                <w:sz w:val="26"/>
                <w:szCs w:val="26"/>
              </w:rPr>
              <w:fldChar w:fldCharType="end"/>
            </w:r>
            <w:r>
              <w:rPr>
                <w:sz w:val="26"/>
                <w:szCs w:val="26"/>
              </w:rPr>
              <w:fldChar w:fldCharType="end"/>
            </w:r>
            <w:r w:rsidR="00C77619">
              <w:rPr>
                <w:sz w:val="26"/>
                <w:szCs w:val="26"/>
              </w:rPr>
              <w:fldChar w:fldCharType="end"/>
            </w:r>
            <w:r>
              <w:rPr>
                <w:sz w:val="26"/>
                <w:szCs w:val="26"/>
              </w:rPr>
              <w:fldChar w:fldCharType="end"/>
            </w:r>
            <w:r w:rsidR="00B6621D">
              <w:rPr>
                <w:sz w:val="26"/>
                <w:szCs w:val="26"/>
              </w:rPr>
              <w:fldChar w:fldCharType="end"/>
            </w:r>
            <w:r w:rsidR="00283147">
              <w:rPr>
                <w:sz w:val="26"/>
                <w:szCs w:val="26"/>
              </w:rPr>
              <w:fldChar w:fldCharType="end"/>
            </w:r>
            <w:r w:rsidR="00973951">
              <w:rPr>
                <w:sz w:val="26"/>
                <w:szCs w:val="26"/>
              </w:rPr>
              <w:fldChar w:fldCharType="end"/>
            </w:r>
            <w:r w:rsidR="00283147">
              <w:rPr>
                <w:sz w:val="26"/>
                <w:szCs w:val="26"/>
              </w:rPr>
              <w:fldChar w:fldCharType="end"/>
            </w:r>
            <w:r w:rsidR="00135547">
              <w:rPr>
                <w:sz w:val="26"/>
                <w:szCs w:val="26"/>
              </w:rPr>
              <w:fldChar w:fldCharType="end"/>
            </w:r>
            <w:r w:rsidR="00283147">
              <w:rPr>
                <w:sz w:val="26"/>
                <w:szCs w:val="26"/>
              </w:rPr>
              <w:fldChar w:fldCharType="end"/>
            </w:r>
            <w:r w:rsidR="002230D2">
              <w:rPr>
                <w:sz w:val="26"/>
                <w:szCs w:val="26"/>
              </w:rPr>
              <w:fldChar w:fldCharType="end"/>
            </w:r>
            <w:r w:rsidR="00283147">
              <w:rPr>
                <w:sz w:val="26"/>
                <w:szCs w:val="26"/>
              </w:rPr>
              <w:fldChar w:fldCharType="end"/>
            </w:r>
            <w:r w:rsidR="00D51BAA">
              <w:rPr>
                <w:sz w:val="26"/>
                <w:szCs w:val="26"/>
              </w:rPr>
              <w:fldChar w:fldCharType="end"/>
            </w:r>
            <w:r w:rsidR="00283147">
              <w:rPr>
                <w:sz w:val="26"/>
                <w:szCs w:val="26"/>
              </w:rPr>
              <w:fldChar w:fldCharType="end"/>
            </w:r>
            <w:r w:rsidR="00FC6CB4">
              <w:rPr>
                <w:sz w:val="26"/>
                <w:szCs w:val="26"/>
              </w:rPr>
              <w:fldChar w:fldCharType="end"/>
            </w:r>
            <w:r w:rsidR="00283147">
              <w:rPr>
                <w:sz w:val="26"/>
                <w:szCs w:val="26"/>
              </w:rPr>
              <w:fldChar w:fldCharType="end"/>
            </w:r>
            <w:r w:rsidR="00BE18CF">
              <w:rPr>
                <w:sz w:val="26"/>
                <w:szCs w:val="26"/>
              </w:rPr>
              <w:fldChar w:fldCharType="end"/>
            </w:r>
            <w:r w:rsidR="004A7C62">
              <w:rPr>
                <w:sz w:val="26"/>
                <w:szCs w:val="26"/>
              </w:rPr>
              <w:fldChar w:fldCharType="end"/>
            </w:r>
            <w:r w:rsidR="00285F5B">
              <w:rPr>
                <w:sz w:val="26"/>
                <w:szCs w:val="26"/>
              </w:rPr>
              <w:fldChar w:fldCharType="end"/>
            </w:r>
            <w:r w:rsidRPr="002E47DE">
              <w:rPr>
                <w:sz w:val="26"/>
                <w:szCs w:val="26"/>
              </w:rPr>
              <w:fldChar w:fldCharType="end"/>
            </w:r>
          </w:p>
          <w:p w14:paraId="34CA5425" w14:textId="033718B4" w:rsidR="0092116D" w:rsidRDefault="0092116D">
            <w:pPr>
              <w:rPr>
                <w:sz w:val="26"/>
                <w:szCs w:val="26"/>
              </w:rPr>
            </w:pPr>
          </w:p>
        </w:tc>
        <w:tc>
          <w:tcPr>
            <w:tcW w:w="5864"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10AE383" w14:textId="77777777" w:rsidR="0092116D" w:rsidRDefault="0092116D">
            <w:pPr>
              <w:spacing w:before="40" w:after="40" w:line="276" w:lineRule="auto"/>
              <w:rPr>
                <w:sz w:val="26"/>
                <w:szCs w:val="26"/>
              </w:rPr>
            </w:pPr>
            <w:r>
              <w:rPr>
                <w:sz w:val="26"/>
                <w:szCs w:val="26"/>
              </w:rPr>
              <w:t>- Phát hiện: LPG, Butane, Methane, Hydrogen, Smoke</w:t>
            </w:r>
          </w:p>
          <w:p w14:paraId="29C6EACA" w14:textId="77777777" w:rsidR="0092116D" w:rsidRDefault="0092116D">
            <w:pPr>
              <w:spacing w:before="40" w:after="40" w:line="276" w:lineRule="auto"/>
              <w:rPr>
                <w:sz w:val="26"/>
                <w:szCs w:val="26"/>
              </w:rPr>
            </w:pPr>
            <w:r>
              <w:rPr>
                <w:sz w:val="26"/>
                <w:szCs w:val="26"/>
              </w:rPr>
              <w:t>- Dải nồng độ: 300–10000 ppm</w:t>
            </w:r>
          </w:p>
          <w:p w14:paraId="4F2A04D3" w14:textId="77777777" w:rsidR="0092116D" w:rsidRDefault="0092116D">
            <w:pPr>
              <w:spacing w:before="40" w:after="40" w:line="276" w:lineRule="auto"/>
              <w:rPr>
                <w:sz w:val="26"/>
                <w:szCs w:val="26"/>
              </w:rPr>
            </w:pPr>
            <w:r>
              <w:rPr>
                <w:sz w:val="26"/>
                <w:szCs w:val="26"/>
              </w:rPr>
              <w:t>- Điện áp: 5V DC</w:t>
            </w:r>
          </w:p>
          <w:p w14:paraId="1A07EA65" w14:textId="77777777" w:rsidR="0092116D" w:rsidRDefault="0092116D">
            <w:pPr>
              <w:spacing w:before="40" w:after="40" w:line="276" w:lineRule="auto"/>
              <w:rPr>
                <w:sz w:val="26"/>
                <w:szCs w:val="26"/>
              </w:rPr>
            </w:pPr>
            <w:r>
              <w:rPr>
                <w:sz w:val="26"/>
                <w:szCs w:val="26"/>
              </w:rPr>
              <w:t>- Đầu ra: Analog + Digital  [3]</w:t>
            </w:r>
          </w:p>
        </w:tc>
      </w:tr>
      <w:tr w:rsidR="0092116D" w14:paraId="279537FB" w14:textId="77777777" w:rsidTr="00FC4DE1">
        <w:tc>
          <w:tcPr>
            <w:tcW w:w="294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618DBC30" w14:textId="77777777" w:rsidR="0092116D" w:rsidRDefault="0092116D">
            <w:pPr>
              <w:rPr>
                <w:sz w:val="26"/>
                <w:szCs w:val="26"/>
              </w:rPr>
            </w:pPr>
            <w:r>
              <w:rPr>
                <w:sz w:val="26"/>
                <w:szCs w:val="26"/>
              </w:rPr>
              <w:t>Cảm biến siêu âm HC-SR04</w:t>
            </w:r>
          </w:p>
          <w:p w14:paraId="52526FC8" w14:textId="3B510A07" w:rsidR="00BC6C81" w:rsidRPr="00BC6C81" w:rsidRDefault="00BC6C81" w:rsidP="00BC6C81">
            <w:pPr>
              <w:rPr>
                <w:sz w:val="26"/>
                <w:szCs w:val="26"/>
              </w:rPr>
            </w:pPr>
            <w:r w:rsidRPr="00BC6C81">
              <w:rPr>
                <w:sz w:val="26"/>
                <w:szCs w:val="26"/>
              </w:rPr>
              <w:fldChar w:fldCharType="begin"/>
            </w:r>
            <w:r w:rsidRPr="00BC6C81">
              <w:rPr>
                <w:sz w:val="26"/>
                <w:szCs w:val="26"/>
              </w:rPr>
              <w:instrText xml:space="preserve"> INCLUDEPICTURE "E:\\cam-bien-sieu-am-hc-sr04-q9zv-1.jpg" \* MERGEFORMATINET </w:instrText>
            </w:r>
            <w:r w:rsidRPr="00BC6C81">
              <w:rPr>
                <w:sz w:val="26"/>
                <w:szCs w:val="26"/>
              </w:rPr>
              <w:fldChar w:fldCharType="separate"/>
            </w:r>
            <w:r w:rsidR="00285F5B">
              <w:rPr>
                <w:sz w:val="26"/>
                <w:szCs w:val="26"/>
              </w:rPr>
              <w:fldChar w:fldCharType="begin"/>
            </w:r>
            <w:r w:rsidR="00285F5B">
              <w:rPr>
                <w:sz w:val="26"/>
                <w:szCs w:val="26"/>
              </w:rPr>
              <w:instrText xml:space="preserve"> INCLUDEPICTURE  "file:///E:\\cam-bien-sieu-am-hc-sr04-q9zv-1.jpg" \* MERGEFORMATINET </w:instrText>
            </w:r>
            <w:r w:rsidR="00285F5B">
              <w:rPr>
                <w:sz w:val="26"/>
                <w:szCs w:val="26"/>
              </w:rPr>
              <w:fldChar w:fldCharType="separate"/>
            </w:r>
            <w:r w:rsidR="004A7C62">
              <w:rPr>
                <w:sz w:val="26"/>
                <w:szCs w:val="26"/>
              </w:rPr>
              <w:fldChar w:fldCharType="begin"/>
            </w:r>
            <w:r w:rsidR="004A7C62">
              <w:rPr>
                <w:sz w:val="26"/>
                <w:szCs w:val="26"/>
              </w:rPr>
              <w:instrText xml:space="preserve"> INCLUDEPICTURE  "file:///E:\\cam-bien-sieu-am-hc-sr04-q9zv-1.jpg" \* MERGEFORMATINET </w:instrText>
            </w:r>
            <w:r w:rsidR="004A7C62">
              <w:rPr>
                <w:sz w:val="26"/>
                <w:szCs w:val="26"/>
              </w:rPr>
              <w:fldChar w:fldCharType="separate"/>
            </w:r>
            <w:r w:rsidR="00BE18CF">
              <w:rPr>
                <w:sz w:val="26"/>
                <w:szCs w:val="26"/>
              </w:rPr>
              <w:fldChar w:fldCharType="begin"/>
            </w:r>
            <w:r w:rsidR="00BE18CF">
              <w:rPr>
                <w:sz w:val="26"/>
                <w:szCs w:val="26"/>
              </w:rPr>
              <w:instrText xml:space="preserve"> INCLUDEPICTURE  "file:///E:\\cam-bien-sieu-am-hc-sr04-q9zv-1.jpg" \* MERGEFORMATINET </w:instrText>
            </w:r>
            <w:r w:rsidR="00BE18CF">
              <w:rPr>
                <w:sz w:val="26"/>
                <w:szCs w:val="26"/>
              </w:rPr>
              <w:fldChar w:fldCharType="separate"/>
            </w:r>
            <w:r w:rsidR="00283147">
              <w:rPr>
                <w:sz w:val="26"/>
                <w:szCs w:val="26"/>
              </w:rPr>
              <w:fldChar w:fldCharType="begin"/>
            </w:r>
            <w:r w:rsidR="00283147">
              <w:rPr>
                <w:sz w:val="26"/>
                <w:szCs w:val="26"/>
              </w:rPr>
              <w:instrText xml:space="preserve"> INCLUDEPICTURE  "E:\\cam-bien-sieu-am-hc-sr04-q9zv-1.jpg" \* MERGEFORMATINET </w:instrText>
            </w:r>
            <w:r w:rsidR="00283147">
              <w:rPr>
                <w:sz w:val="26"/>
                <w:szCs w:val="26"/>
              </w:rPr>
              <w:fldChar w:fldCharType="separate"/>
            </w:r>
            <w:r w:rsidR="00FC6CB4">
              <w:rPr>
                <w:sz w:val="26"/>
                <w:szCs w:val="26"/>
              </w:rPr>
              <w:fldChar w:fldCharType="begin"/>
            </w:r>
            <w:r w:rsidR="00FC6CB4">
              <w:rPr>
                <w:sz w:val="26"/>
                <w:szCs w:val="26"/>
              </w:rPr>
              <w:instrText xml:space="preserve"> INCLUDEPICTURE  "file:///E:\\cam-bien-sieu-am-hc-sr04-q9zv-1.jpg" \* MERGEFORMATINET </w:instrText>
            </w:r>
            <w:r w:rsidR="00FC6CB4">
              <w:rPr>
                <w:sz w:val="26"/>
                <w:szCs w:val="26"/>
              </w:rPr>
              <w:fldChar w:fldCharType="separate"/>
            </w:r>
            <w:r w:rsidR="00283147">
              <w:rPr>
                <w:sz w:val="26"/>
                <w:szCs w:val="26"/>
              </w:rPr>
              <w:fldChar w:fldCharType="begin"/>
            </w:r>
            <w:r w:rsidR="00283147">
              <w:rPr>
                <w:sz w:val="26"/>
                <w:szCs w:val="26"/>
              </w:rPr>
              <w:instrText xml:space="preserve"> INCLUDEPICTURE  "E:\\cam-bien-sieu-am-hc-sr04-q9zv-1.jpg" \* MERGEFORMATINET </w:instrText>
            </w:r>
            <w:r w:rsidR="00283147">
              <w:rPr>
                <w:sz w:val="26"/>
                <w:szCs w:val="26"/>
              </w:rPr>
              <w:fldChar w:fldCharType="separate"/>
            </w:r>
            <w:r w:rsidR="00D51BAA">
              <w:rPr>
                <w:sz w:val="26"/>
                <w:szCs w:val="26"/>
              </w:rPr>
              <w:fldChar w:fldCharType="begin"/>
            </w:r>
            <w:r w:rsidR="00D51BAA">
              <w:rPr>
                <w:sz w:val="26"/>
                <w:szCs w:val="26"/>
              </w:rPr>
              <w:instrText xml:space="preserve"> INCLUDEPICTURE  "file:///E:\\cam-bien-sieu-am-hc-sr04-q9zv-1.jpg" \* MERGEFORMATINET </w:instrText>
            </w:r>
            <w:r w:rsidR="00D51BAA">
              <w:rPr>
                <w:sz w:val="26"/>
                <w:szCs w:val="26"/>
              </w:rPr>
              <w:fldChar w:fldCharType="separate"/>
            </w:r>
            <w:r w:rsidR="00283147">
              <w:rPr>
                <w:sz w:val="26"/>
                <w:szCs w:val="26"/>
              </w:rPr>
              <w:fldChar w:fldCharType="begin"/>
            </w:r>
            <w:r w:rsidR="00283147">
              <w:rPr>
                <w:sz w:val="26"/>
                <w:szCs w:val="26"/>
              </w:rPr>
              <w:instrText xml:space="preserve"> INCLUDEPICTURE  "E:\\cam-bien-sieu-am-hc-sr04-q9zv-1.jpg" \* MERGEFORMATINET </w:instrText>
            </w:r>
            <w:r w:rsidR="00283147">
              <w:rPr>
                <w:sz w:val="26"/>
                <w:szCs w:val="26"/>
              </w:rPr>
              <w:fldChar w:fldCharType="separate"/>
            </w:r>
            <w:r w:rsidR="002230D2">
              <w:rPr>
                <w:sz w:val="26"/>
                <w:szCs w:val="26"/>
              </w:rPr>
              <w:fldChar w:fldCharType="begin"/>
            </w:r>
            <w:r w:rsidR="002230D2">
              <w:rPr>
                <w:sz w:val="26"/>
                <w:szCs w:val="26"/>
              </w:rPr>
              <w:instrText xml:space="preserve"> INCLUDEPICTURE  "file:///E:\\cam-bien-sieu-am-hc-sr04-q9zv-1.jpg" \* MERGEFORMATINET </w:instrText>
            </w:r>
            <w:r w:rsidR="002230D2">
              <w:rPr>
                <w:sz w:val="26"/>
                <w:szCs w:val="26"/>
              </w:rPr>
              <w:fldChar w:fldCharType="separate"/>
            </w:r>
            <w:r w:rsidR="00283147">
              <w:rPr>
                <w:sz w:val="26"/>
                <w:szCs w:val="26"/>
              </w:rPr>
              <w:fldChar w:fldCharType="begin"/>
            </w:r>
            <w:r w:rsidR="00283147">
              <w:rPr>
                <w:sz w:val="26"/>
                <w:szCs w:val="26"/>
              </w:rPr>
              <w:instrText xml:space="preserve"> INCLUDEPICTURE  "E:\\cam-bien-sieu-am-hc-sr04-q9zv-1.jpg" \* MERGEFORMATINET </w:instrText>
            </w:r>
            <w:r w:rsidR="00283147">
              <w:rPr>
                <w:sz w:val="26"/>
                <w:szCs w:val="26"/>
              </w:rPr>
              <w:fldChar w:fldCharType="separate"/>
            </w:r>
            <w:r w:rsidR="00135547">
              <w:rPr>
                <w:sz w:val="26"/>
                <w:szCs w:val="26"/>
              </w:rPr>
              <w:fldChar w:fldCharType="begin"/>
            </w:r>
            <w:r w:rsidR="00135547">
              <w:rPr>
                <w:sz w:val="26"/>
                <w:szCs w:val="26"/>
              </w:rPr>
              <w:instrText xml:space="preserve"> INCLUDEPICTURE  "file:///E:\\cam-bien-sieu-am-hc-sr04-q9zv-1.jpg" \* MERGEFORMATINET </w:instrText>
            </w:r>
            <w:r w:rsidR="00135547">
              <w:rPr>
                <w:sz w:val="26"/>
                <w:szCs w:val="26"/>
              </w:rPr>
              <w:fldChar w:fldCharType="separate"/>
            </w:r>
            <w:r w:rsidR="00283147">
              <w:rPr>
                <w:sz w:val="26"/>
                <w:szCs w:val="26"/>
              </w:rPr>
              <w:fldChar w:fldCharType="begin"/>
            </w:r>
            <w:r w:rsidR="00283147">
              <w:rPr>
                <w:sz w:val="26"/>
                <w:szCs w:val="26"/>
              </w:rPr>
              <w:instrText xml:space="preserve"> INCLUDEPICTURE  "E:\\cam-bien-sieu-am-hc-sr04-q9zv-1.jpg" \* MERGEFORMATINET </w:instrText>
            </w:r>
            <w:r w:rsidR="00283147">
              <w:rPr>
                <w:sz w:val="26"/>
                <w:szCs w:val="26"/>
              </w:rPr>
              <w:fldChar w:fldCharType="separate"/>
            </w:r>
            <w:r w:rsidR="00973951">
              <w:rPr>
                <w:sz w:val="26"/>
                <w:szCs w:val="26"/>
              </w:rPr>
              <w:fldChar w:fldCharType="begin"/>
            </w:r>
            <w:r w:rsidR="00973951">
              <w:rPr>
                <w:sz w:val="26"/>
                <w:szCs w:val="26"/>
              </w:rPr>
              <w:instrText xml:space="preserve"> INCLUDEPICTURE  "file:///E:\\cam-bien-sieu-am-hc-sr04-q9zv-1.jpg" \* MERGEFORMATINET </w:instrText>
            </w:r>
            <w:r w:rsidR="00973951">
              <w:rPr>
                <w:sz w:val="26"/>
                <w:szCs w:val="26"/>
              </w:rPr>
              <w:fldChar w:fldCharType="separate"/>
            </w:r>
            <w:r w:rsidR="00283147">
              <w:rPr>
                <w:sz w:val="26"/>
                <w:szCs w:val="26"/>
              </w:rPr>
              <w:fldChar w:fldCharType="begin"/>
            </w:r>
            <w:r w:rsidR="00283147">
              <w:rPr>
                <w:sz w:val="26"/>
                <w:szCs w:val="26"/>
              </w:rPr>
              <w:instrText xml:space="preserve"> INCLUDEPICTURE  "E:\\cam-bien-sieu-am-hc-sr04-q9zv-1.jpg" \* MERGEFORMATINET </w:instrText>
            </w:r>
            <w:r w:rsidR="00283147">
              <w:rPr>
                <w:sz w:val="26"/>
                <w:szCs w:val="26"/>
              </w:rPr>
              <w:fldChar w:fldCharType="separate"/>
            </w:r>
            <w:r w:rsidR="00B6621D">
              <w:rPr>
                <w:sz w:val="26"/>
                <w:szCs w:val="26"/>
              </w:rPr>
              <w:fldChar w:fldCharType="begin"/>
            </w:r>
            <w:r w:rsidR="00B6621D">
              <w:rPr>
                <w:sz w:val="26"/>
                <w:szCs w:val="26"/>
              </w:rPr>
              <w:instrText xml:space="preserve"> INCLUDEPICTURE  "file:///E:\\cam-bien-sieu-am-hc-sr04-q9zv-1.jpg" \* MERGEFORMATINET </w:instrText>
            </w:r>
            <w:r w:rsidR="00B6621D">
              <w:rPr>
                <w:sz w:val="26"/>
                <w:szCs w:val="26"/>
              </w:rPr>
              <w:fldChar w:fldCharType="separate"/>
            </w:r>
            <w:r>
              <w:rPr>
                <w:sz w:val="26"/>
                <w:szCs w:val="26"/>
              </w:rPr>
              <w:fldChar w:fldCharType="begin"/>
            </w:r>
            <w:r>
              <w:rPr>
                <w:sz w:val="26"/>
                <w:szCs w:val="26"/>
              </w:rPr>
              <w:instrText xml:space="preserve"> INCLUDEPICTURE  "E:\\cam-bien-sieu-am-hc-sr04-q9zv-1.jpg" \* MERGEFORMATINET </w:instrText>
            </w:r>
            <w:r>
              <w:rPr>
                <w:sz w:val="26"/>
                <w:szCs w:val="26"/>
              </w:rPr>
              <w:fldChar w:fldCharType="separate"/>
            </w:r>
            <w:r w:rsidR="00C77619">
              <w:rPr>
                <w:sz w:val="26"/>
                <w:szCs w:val="26"/>
              </w:rPr>
              <w:fldChar w:fldCharType="begin"/>
            </w:r>
            <w:r w:rsidR="00C77619">
              <w:rPr>
                <w:sz w:val="26"/>
                <w:szCs w:val="26"/>
              </w:rPr>
              <w:instrText xml:space="preserve"> INCLUDEPICTURE  "file:///E:\\cam-bien-sieu-am-hc-sr04-q9zv-1.jpg" \* MERGEFORMATINET </w:instrText>
            </w:r>
            <w:r w:rsidR="00C77619">
              <w:rPr>
                <w:sz w:val="26"/>
                <w:szCs w:val="26"/>
              </w:rPr>
              <w:fldChar w:fldCharType="separate"/>
            </w:r>
            <w:r>
              <w:rPr>
                <w:sz w:val="26"/>
                <w:szCs w:val="26"/>
              </w:rPr>
              <w:fldChar w:fldCharType="begin"/>
            </w:r>
            <w:r>
              <w:rPr>
                <w:sz w:val="26"/>
                <w:szCs w:val="26"/>
              </w:rPr>
              <w:instrText xml:space="preserve"> INCLUDEPICTURE  "E:\\cam-bien-sieu-am-hc-sr04-q9zv-1.jpg" \* MERGEFORMATINET </w:instrText>
            </w:r>
            <w:r>
              <w:rPr>
                <w:sz w:val="26"/>
                <w:szCs w:val="26"/>
              </w:rPr>
              <w:fldChar w:fldCharType="separate"/>
            </w:r>
            <w:r>
              <w:rPr>
                <w:sz w:val="26"/>
                <w:szCs w:val="26"/>
              </w:rPr>
              <w:fldChar w:fldCharType="begin"/>
            </w:r>
            <w:r>
              <w:rPr>
                <w:sz w:val="26"/>
                <w:szCs w:val="26"/>
              </w:rPr>
              <w:instrText xml:space="preserve"> INCLUDEPICTURE  "E:\\cam-bien-sieu-am-hc-sr04-q9zv-1.jpg" \* MERGEFORMATINET </w:instrText>
            </w:r>
            <w:r>
              <w:rPr>
                <w:sz w:val="26"/>
                <w:szCs w:val="26"/>
              </w:rPr>
              <w:fldChar w:fldCharType="separate"/>
            </w:r>
            <w:r w:rsidR="009F49CB">
              <w:rPr>
                <w:sz w:val="26"/>
                <w:szCs w:val="26"/>
              </w:rPr>
              <w:fldChar w:fldCharType="begin"/>
            </w:r>
            <w:r w:rsidR="009F49CB">
              <w:rPr>
                <w:sz w:val="26"/>
                <w:szCs w:val="26"/>
              </w:rPr>
              <w:instrText xml:space="preserve"> </w:instrText>
            </w:r>
            <w:r w:rsidR="009F49CB">
              <w:rPr>
                <w:sz w:val="26"/>
                <w:szCs w:val="26"/>
              </w:rPr>
              <w:instrText>INCLUDEPICTURE  "E:\\cam-bien-sieu-am-hc-sr04-q9zv-1.jpg" \* MERGEFORMATINET</w:instrText>
            </w:r>
            <w:r w:rsidR="009F49CB">
              <w:rPr>
                <w:sz w:val="26"/>
                <w:szCs w:val="26"/>
              </w:rPr>
              <w:instrText xml:space="preserve"> </w:instrText>
            </w:r>
            <w:r w:rsidR="009F49CB">
              <w:rPr>
                <w:sz w:val="26"/>
                <w:szCs w:val="26"/>
              </w:rPr>
              <w:fldChar w:fldCharType="separate"/>
            </w:r>
            <w:r w:rsidR="009F49CB">
              <w:rPr>
                <w:sz w:val="26"/>
                <w:szCs w:val="26"/>
              </w:rPr>
              <w:pict w14:anchorId="3C4230AF">
                <v:shape id="_x0000_i1031" type="#_x0000_t75" style="width:126pt;height:2in">
                  <v:imagedata r:id="rId20" r:href="rId21"/>
                </v:shape>
              </w:pict>
            </w:r>
            <w:r w:rsidR="009F49CB">
              <w:rPr>
                <w:sz w:val="26"/>
                <w:szCs w:val="26"/>
              </w:rPr>
              <w:fldChar w:fldCharType="end"/>
            </w:r>
            <w:r>
              <w:rPr>
                <w:sz w:val="26"/>
                <w:szCs w:val="26"/>
              </w:rPr>
              <w:fldChar w:fldCharType="end"/>
            </w:r>
            <w:r>
              <w:rPr>
                <w:sz w:val="26"/>
                <w:szCs w:val="26"/>
              </w:rPr>
              <w:fldChar w:fldCharType="end"/>
            </w:r>
            <w:r w:rsidR="00C77619">
              <w:rPr>
                <w:sz w:val="26"/>
                <w:szCs w:val="26"/>
              </w:rPr>
              <w:fldChar w:fldCharType="end"/>
            </w:r>
            <w:r>
              <w:rPr>
                <w:sz w:val="26"/>
                <w:szCs w:val="26"/>
              </w:rPr>
              <w:fldChar w:fldCharType="end"/>
            </w:r>
            <w:r w:rsidR="00B6621D">
              <w:rPr>
                <w:sz w:val="26"/>
                <w:szCs w:val="26"/>
              </w:rPr>
              <w:fldChar w:fldCharType="end"/>
            </w:r>
            <w:r w:rsidR="00283147">
              <w:rPr>
                <w:sz w:val="26"/>
                <w:szCs w:val="26"/>
              </w:rPr>
              <w:fldChar w:fldCharType="end"/>
            </w:r>
            <w:r w:rsidR="00973951">
              <w:rPr>
                <w:sz w:val="26"/>
                <w:szCs w:val="26"/>
              </w:rPr>
              <w:fldChar w:fldCharType="end"/>
            </w:r>
            <w:r w:rsidR="00283147">
              <w:rPr>
                <w:sz w:val="26"/>
                <w:szCs w:val="26"/>
              </w:rPr>
              <w:fldChar w:fldCharType="end"/>
            </w:r>
            <w:r w:rsidR="00135547">
              <w:rPr>
                <w:sz w:val="26"/>
                <w:szCs w:val="26"/>
              </w:rPr>
              <w:fldChar w:fldCharType="end"/>
            </w:r>
            <w:r w:rsidR="00283147">
              <w:rPr>
                <w:sz w:val="26"/>
                <w:szCs w:val="26"/>
              </w:rPr>
              <w:fldChar w:fldCharType="end"/>
            </w:r>
            <w:r w:rsidR="002230D2">
              <w:rPr>
                <w:sz w:val="26"/>
                <w:szCs w:val="26"/>
              </w:rPr>
              <w:fldChar w:fldCharType="end"/>
            </w:r>
            <w:r w:rsidR="00283147">
              <w:rPr>
                <w:sz w:val="26"/>
                <w:szCs w:val="26"/>
              </w:rPr>
              <w:fldChar w:fldCharType="end"/>
            </w:r>
            <w:r w:rsidR="00D51BAA">
              <w:rPr>
                <w:sz w:val="26"/>
                <w:szCs w:val="26"/>
              </w:rPr>
              <w:fldChar w:fldCharType="end"/>
            </w:r>
            <w:r w:rsidR="00283147">
              <w:rPr>
                <w:sz w:val="26"/>
                <w:szCs w:val="26"/>
              </w:rPr>
              <w:fldChar w:fldCharType="end"/>
            </w:r>
            <w:r w:rsidR="00FC6CB4">
              <w:rPr>
                <w:sz w:val="26"/>
                <w:szCs w:val="26"/>
              </w:rPr>
              <w:fldChar w:fldCharType="end"/>
            </w:r>
            <w:r w:rsidR="00283147">
              <w:rPr>
                <w:sz w:val="26"/>
                <w:szCs w:val="26"/>
              </w:rPr>
              <w:fldChar w:fldCharType="end"/>
            </w:r>
            <w:r w:rsidR="00BE18CF">
              <w:rPr>
                <w:sz w:val="26"/>
                <w:szCs w:val="26"/>
              </w:rPr>
              <w:fldChar w:fldCharType="end"/>
            </w:r>
            <w:r w:rsidR="004A7C62">
              <w:rPr>
                <w:sz w:val="26"/>
                <w:szCs w:val="26"/>
              </w:rPr>
              <w:fldChar w:fldCharType="end"/>
            </w:r>
            <w:r w:rsidR="00285F5B">
              <w:rPr>
                <w:sz w:val="26"/>
                <w:szCs w:val="26"/>
              </w:rPr>
              <w:fldChar w:fldCharType="end"/>
            </w:r>
            <w:r w:rsidRPr="00BC6C81">
              <w:rPr>
                <w:sz w:val="26"/>
                <w:szCs w:val="26"/>
              </w:rPr>
              <w:fldChar w:fldCharType="end"/>
            </w:r>
          </w:p>
          <w:p w14:paraId="77F4ACDD" w14:textId="0A49405E" w:rsidR="0092116D" w:rsidRDefault="0092116D">
            <w:pPr>
              <w:rPr>
                <w:sz w:val="26"/>
                <w:szCs w:val="26"/>
              </w:rPr>
            </w:pPr>
          </w:p>
        </w:tc>
        <w:tc>
          <w:tcPr>
            <w:tcW w:w="5864"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00988463" w14:textId="77777777" w:rsidR="0092116D" w:rsidRDefault="0092116D">
            <w:pPr>
              <w:spacing w:before="40" w:after="40" w:line="276" w:lineRule="auto"/>
              <w:rPr>
                <w:sz w:val="26"/>
                <w:szCs w:val="26"/>
              </w:rPr>
            </w:pPr>
            <w:r>
              <w:rPr>
                <w:sz w:val="26"/>
                <w:szCs w:val="26"/>
              </w:rPr>
              <w:t>- Phạm vi đo: 2cm – 400cm</w:t>
            </w:r>
          </w:p>
          <w:p w14:paraId="761B853B" w14:textId="77777777" w:rsidR="0092116D" w:rsidRDefault="0092116D">
            <w:pPr>
              <w:spacing w:before="40" w:after="40" w:line="276" w:lineRule="auto"/>
              <w:rPr>
                <w:sz w:val="26"/>
                <w:szCs w:val="26"/>
              </w:rPr>
            </w:pPr>
            <w:r>
              <w:rPr>
                <w:sz w:val="26"/>
                <w:szCs w:val="26"/>
              </w:rPr>
              <w:t>- Độ chính xác: ±3mm</w:t>
            </w:r>
          </w:p>
          <w:p w14:paraId="18D31C47" w14:textId="77777777" w:rsidR="0092116D" w:rsidRDefault="0092116D">
            <w:pPr>
              <w:spacing w:before="40" w:after="40" w:line="276" w:lineRule="auto"/>
              <w:rPr>
                <w:sz w:val="26"/>
                <w:szCs w:val="26"/>
              </w:rPr>
            </w:pPr>
            <w:r>
              <w:rPr>
                <w:sz w:val="26"/>
                <w:szCs w:val="26"/>
              </w:rPr>
              <w:t>- Tần số: 40kHz</w:t>
            </w:r>
          </w:p>
          <w:p w14:paraId="75F087C3" w14:textId="77777777" w:rsidR="0092116D" w:rsidRDefault="0092116D">
            <w:pPr>
              <w:spacing w:before="40" w:after="40" w:line="276" w:lineRule="auto"/>
              <w:rPr>
                <w:sz w:val="26"/>
                <w:szCs w:val="26"/>
              </w:rPr>
            </w:pPr>
            <w:r>
              <w:rPr>
                <w:sz w:val="26"/>
                <w:szCs w:val="26"/>
              </w:rPr>
              <w:t>- Giao tiếp: Trigger/Echo GPIO  [4]</w:t>
            </w:r>
          </w:p>
        </w:tc>
      </w:tr>
      <w:tr w:rsidR="0092116D" w14:paraId="17264A45" w14:textId="77777777" w:rsidTr="00FC4DE1">
        <w:tc>
          <w:tcPr>
            <w:tcW w:w="294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15B0E095" w14:textId="77777777" w:rsidR="0092116D" w:rsidRDefault="0092116D">
            <w:pPr>
              <w:rPr>
                <w:sz w:val="26"/>
                <w:szCs w:val="26"/>
              </w:rPr>
            </w:pPr>
            <w:r>
              <w:rPr>
                <w:sz w:val="26"/>
                <w:szCs w:val="26"/>
              </w:rPr>
              <w:t>Cảm biến báo cháy</w:t>
            </w:r>
          </w:p>
          <w:p w14:paraId="1C1DF113" w14:textId="1810965A" w:rsidR="00683D6B" w:rsidRPr="00683D6B" w:rsidRDefault="00683D6B" w:rsidP="00683D6B">
            <w:pPr>
              <w:rPr>
                <w:sz w:val="26"/>
                <w:szCs w:val="26"/>
              </w:rPr>
            </w:pPr>
            <w:r w:rsidRPr="00683D6B">
              <w:rPr>
                <w:sz w:val="26"/>
                <w:szCs w:val="26"/>
              </w:rPr>
              <w:lastRenderedPageBreak/>
              <w:fldChar w:fldCharType="begin"/>
            </w:r>
            <w:r w:rsidRPr="00683D6B">
              <w:rPr>
                <w:sz w:val="26"/>
                <w:szCs w:val="26"/>
              </w:rPr>
              <w:instrText xml:space="preserve"> INCLUDEPICTURE "C:\\Users\\LENOVO\\AppData\\Local\\Temp\\{4FD3FEEC-24F4-4647-9414-D90AA4789EA2}.tmp" \* MERGEFORMATINET </w:instrText>
            </w:r>
            <w:r w:rsidRPr="00683D6B">
              <w:rPr>
                <w:sz w:val="26"/>
                <w:szCs w:val="26"/>
              </w:rPr>
              <w:fldChar w:fldCharType="separate"/>
            </w:r>
            <w:r w:rsidR="00285F5B">
              <w:rPr>
                <w:sz w:val="26"/>
                <w:szCs w:val="26"/>
              </w:rPr>
              <w:fldChar w:fldCharType="begin"/>
            </w:r>
            <w:r w:rsidR="00285F5B">
              <w:rPr>
                <w:sz w:val="26"/>
                <w:szCs w:val="26"/>
              </w:rPr>
              <w:instrText xml:space="preserve"> INCLUDEPICTURE  "file:///C:\\Users\\LENOVO\\AppData\\Local\\Temp\\%7b4FD3FEEC-24F4-4647-9414-D90AA4789EA2%7d.tmp" \* MERGEFORMATINET </w:instrText>
            </w:r>
            <w:r w:rsidR="00285F5B">
              <w:rPr>
                <w:sz w:val="26"/>
                <w:szCs w:val="26"/>
              </w:rPr>
              <w:fldChar w:fldCharType="separate"/>
            </w:r>
            <w:r w:rsidR="004A7C62">
              <w:rPr>
                <w:sz w:val="26"/>
                <w:szCs w:val="26"/>
              </w:rPr>
              <w:fldChar w:fldCharType="begin"/>
            </w:r>
            <w:r w:rsidR="004A7C62">
              <w:rPr>
                <w:sz w:val="26"/>
                <w:szCs w:val="26"/>
              </w:rPr>
              <w:instrText xml:space="preserve"> INCLUDEPICTURE  "file:///C:\\Users\\LENOVO\\AppData\\Local\\Temp\\%7b4FD3FEEC-24F4-4647-9414-D90AA4789EA2%7d.tmp" \* MERGEFORMATINET </w:instrText>
            </w:r>
            <w:r w:rsidR="004A7C62">
              <w:rPr>
                <w:sz w:val="26"/>
                <w:szCs w:val="26"/>
              </w:rPr>
              <w:fldChar w:fldCharType="separate"/>
            </w:r>
            <w:r w:rsidR="00BE18CF">
              <w:rPr>
                <w:sz w:val="26"/>
                <w:szCs w:val="26"/>
              </w:rPr>
              <w:fldChar w:fldCharType="begin"/>
            </w:r>
            <w:r w:rsidR="00BE18CF">
              <w:rPr>
                <w:sz w:val="26"/>
                <w:szCs w:val="26"/>
              </w:rPr>
              <w:instrText xml:space="preserve"> INCLUDEPICTURE  "file:///C:\\Users\\LENOVO\\AppData\\Local\\Temp\\%7b4FD3FEEC-24F4-4647-9414-D90AA4789EA2%7d.tmp" \* MERGEFORMATINET </w:instrText>
            </w:r>
            <w:r w:rsidR="00BE18CF">
              <w:rPr>
                <w:sz w:val="26"/>
                <w:szCs w:val="26"/>
              </w:rPr>
              <w:fldChar w:fldCharType="separate"/>
            </w:r>
            <w:r w:rsidR="00283147">
              <w:rPr>
                <w:sz w:val="26"/>
                <w:szCs w:val="26"/>
              </w:rPr>
              <w:fldChar w:fldCharType="begin"/>
            </w:r>
            <w:r w:rsidR="00283147">
              <w:rPr>
                <w:sz w:val="26"/>
                <w:szCs w:val="26"/>
              </w:rPr>
              <w:instrText xml:space="preserve"> INCLUDEPICTURE  "C:\\Users\\LENOVO\\AppData\\Local\\Temp\\{4FD3FEEC-24F4-4647-9414-D90AA4789EA2}.tmp" \* MERGEFORMATINET </w:instrText>
            </w:r>
            <w:r w:rsidR="00283147">
              <w:rPr>
                <w:sz w:val="26"/>
                <w:szCs w:val="26"/>
              </w:rPr>
              <w:fldChar w:fldCharType="separate"/>
            </w:r>
            <w:r w:rsidR="00FC6CB4">
              <w:rPr>
                <w:sz w:val="26"/>
                <w:szCs w:val="26"/>
              </w:rPr>
              <w:fldChar w:fldCharType="begin"/>
            </w:r>
            <w:r w:rsidR="00FC6CB4">
              <w:rPr>
                <w:sz w:val="26"/>
                <w:szCs w:val="26"/>
              </w:rPr>
              <w:instrText xml:space="preserve"> INCLUDEPICTURE  "file:///C:\\Users\\LENOVO\\AppData\\Local\\Temp\\%7b4FD3FEEC-24F4-4647-9414-D90AA4789EA2%7d.tmp" \* MERGEFORMATINET </w:instrText>
            </w:r>
            <w:r w:rsidR="00FC6CB4">
              <w:rPr>
                <w:sz w:val="26"/>
                <w:szCs w:val="26"/>
              </w:rPr>
              <w:fldChar w:fldCharType="separate"/>
            </w:r>
            <w:r w:rsidR="00283147">
              <w:rPr>
                <w:sz w:val="26"/>
                <w:szCs w:val="26"/>
              </w:rPr>
              <w:fldChar w:fldCharType="begin"/>
            </w:r>
            <w:r w:rsidR="00283147">
              <w:rPr>
                <w:sz w:val="26"/>
                <w:szCs w:val="26"/>
              </w:rPr>
              <w:instrText xml:space="preserve"> INCLUDEPICTURE  "C:\\Users\\LENOVO\\AppData\\Local\\Temp\\{4FD3FEEC-24F4-4647-9414-D90AA4789EA2}.tmp" \* MERGEFORMATINET </w:instrText>
            </w:r>
            <w:r w:rsidR="00283147">
              <w:rPr>
                <w:sz w:val="26"/>
                <w:szCs w:val="26"/>
              </w:rPr>
              <w:fldChar w:fldCharType="separate"/>
            </w:r>
            <w:r w:rsidR="00D51BAA">
              <w:rPr>
                <w:sz w:val="26"/>
                <w:szCs w:val="26"/>
              </w:rPr>
              <w:fldChar w:fldCharType="begin"/>
            </w:r>
            <w:r w:rsidR="00D51BAA">
              <w:rPr>
                <w:sz w:val="26"/>
                <w:szCs w:val="26"/>
              </w:rPr>
              <w:instrText xml:space="preserve"> INCLUDEPICTURE  "file:///C:\\Users\\LENOVO\\AppData\\Local\\Temp\\%7b4FD3FEEC-24F4-4647-9414-D90AA4789EA2%7d.tmp" \* MERGEFORMATINET </w:instrText>
            </w:r>
            <w:r w:rsidR="00D51BAA">
              <w:rPr>
                <w:sz w:val="26"/>
                <w:szCs w:val="26"/>
              </w:rPr>
              <w:fldChar w:fldCharType="separate"/>
            </w:r>
            <w:r w:rsidR="00283147">
              <w:rPr>
                <w:sz w:val="26"/>
                <w:szCs w:val="26"/>
              </w:rPr>
              <w:fldChar w:fldCharType="begin"/>
            </w:r>
            <w:r w:rsidR="00283147">
              <w:rPr>
                <w:sz w:val="26"/>
                <w:szCs w:val="26"/>
              </w:rPr>
              <w:instrText xml:space="preserve"> INCLUDEPICTURE  "C:\\Users\\LENOVO\\AppData\\Local\\Temp\\{4FD3FEEC-24F4-4647-9414-D90AA4789EA2}.tmp" \* MERGEFORMATINET </w:instrText>
            </w:r>
            <w:r w:rsidR="00283147">
              <w:rPr>
                <w:sz w:val="26"/>
                <w:szCs w:val="26"/>
              </w:rPr>
              <w:fldChar w:fldCharType="separate"/>
            </w:r>
            <w:r w:rsidR="002230D2">
              <w:rPr>
                <w:sz w:val="26"/>
                <w:szCs w:val="26"/>
              </w:rPr>
              <w:fldChar w:fldCharType="begin"/>
            </w:r>
            <w:r w:rsidR="002230D2">
              <w:rPr>
                <w:sz w:val="26"/>
                <w:szCs w:val="26"/>
              </w:rPr>
              <w:instrText xml:space="preserve"> INCLUDEPICTURE  "file:///C:\\Users\\LENOVO\\AppData\\Local\\Temp\\%7b4FD3FEEC-24F4-4647-9414-D90AA4789EA2%7d.tmp" \* MERGEFORMATINET </w:instrText>
            </w:r>
            <w:r w:rsidR="002230D2">
              <w:rPr>
                <w:sz w:val="26"/>
                <w:szCs w:val="26"/>
              </w:rPr>
              <w:fldChar w:fldCharType="separate"/>
            </w:r>
            <w:r w:rsidR="00283147">
              <w:rPr>
                <w:sz w:val="26"/>
                <w:szCs w:val="26"/>
              </w:rPr>
              <w:fldChar w:fldCharType="begin"/>
            </w:r>
            <w:r w:rsidR="00283147">
              <w:rPr>
                <w:sz w:val="26"/>
                <w:szCs w:val="26"/>
              </w:rPr>
              <w:instrText xml:space="preserve"> INCLUDEPICTURE  "C:\\Users\\LENOVO\\AppData\\Local\\Temp\\{4FD3FEEC-24F4-4647-9414-D90AA4789EA2}.tmp" \* MERGEFORMATINET </w:instrText>
            </w:r>
            <w:r w:rsidR="00283147">
              <w:rPr>
                <w:sz w:val="26"/>
                <w:szCs w:val="26"/>
              </w:rPr>
              <w:fldChar w:fldCharType="separate"/>
            </w:r>
            <w:r w:rsidR="00135547">
              <w:rPr>
                <w:sz w:val="26"/>
                <w:szCs w:val="26"/>
              </w:rPr>
              <w:fldChar w:fldCharType="begin"/>
            </w:r>
            <w:r w:rsidR="00135547">
              <w:rPr>
                <w:sz w:val="26"/>
                <w:szCs w:val="26"/>
              </w:rPr>
              <w:instrText xml:space="preserve"> INCLUDEPICTURE  "file:///C:\\Users\\LENOVO\\AppData\\Local\\Temp\\%7b4FD3FEEC-24F4-4647-9414-D90AA4789EA2%7d.tmp" \* MERGEFORMATINET </w:instrText>
            </w:r>
            <w:r w:rsidR="00135547">
              <w:rPr>
                <w:sz w:val="26"/>
                <w:szCs w:val="26"/>
              </w:rPr>
              <w:fldChar w:fldCharType="separate"/>
            </w:r>
            <w:r w:rsidR="00283147">
              <w:rPr>
                <w:sz w:val="26"/>
                <w:szCs w:val="26"/>
              </w:rPr>
              <w:fldChar w:fldCharType="begin"/>
            </w:r>
            <w:r w:rsidR="00283147">
              <w:rPr>
                <w:sz w:val="26"/>
                <w:szCs w:val="26"/>
              </w:rPr>
              <w:instrText xml:space="preserve"> INCLUDEPICTURE  "C:\\Users\\LENOVO\\AppData\\Local\\Temp\\{4FD3FEEC-24F4-4647-9414-D90AA4789EA2}.tmp" \* MERGEFORMATINET </w:instrText>
            </w:r>
            <w:r w:rsidR="00283147">
              <w:rPr>
                <w:sz w:val="26"/>
                <w:szCs w:val="26"/>
              </w:rPr>
              <w:fldChar w:fldCharType="separate"/>
            </w:r>
            <w:r w:rsidR="00973951">
              <w:rPr>
                <w:sz w:val="26"/>
                <w:szCs w:val="26"/>
              </w:rPr>
              <w:fldChar w:fldCharType="begin"/>
            </w:r>
            <w:r w:rsidR="00973951">
              <w:rPr>
                <w:sz w:val="26"/>
                <w:szCs w:val="26"/>
              </w:rPr>
              <w:instrText xml:space="preserve"> INCLUDEPICTURE  "file:///C:\\Users\\LENOVO\\AppData\\Local\\Temp\\%7b4FD3FEEC-24F4-4647-9414-D90AA4789EA2%7d.tmp" \* MERGEFORMATINET </w:instrText>
            </w:r>
            <w:r w:rsidR="00973951">
              <w:rPr>
                <w:sz w:val="26"/>
                <w:szCs w:val="26"/>
              </w:rPr>
              <w:fldChar w:fldCharType="separate"/>
            </w:r>
            <w:r w:rsidR="00283147">
              <w:rPr>
                <w:sz w:val="26"/>
                <w:szCs w:val="26"/>
              </w:rPr>
              <w:fldChar w:fldCharType="begin"/>
            </w:r>
            <w:r w:rsidR="00283147">
              <w:rPr>
                <w:sz w:val="26"/>
                <w:szCs w:val="26"/>
              </w:rPr>
              <w:instrText xml:space="preserve"> INCLUDEPICTURE  "C:\\Users\\LENOVO\\AppData\\Local\\Temp\\{4FD3FEEC-24F4-4647-9414-D90AA4789EA2}.tmp" \* MERGEFORMATINET </w:instrText>
            </w:r>
            <w:r w:rsidR="00283147">
              <w:rPr>
                <w:sz w:val="26"/>
                <w:szCs w:val="26"/>
              </w:rPr>
              <w:fldChar w:fldCharType="separate"/>
            </w:r>
            <w:r w:rsidR="00B6621D">
              <w:rPr>
                <w:sz w:val="26"/>
                <w:szCs w:val="26"/>
              </w:rPr>
              <w:fldChar w:fldCharType="begin"/>
            </w:r>
            <w:r w:rsidR="00B6621D">
              <w:rPr>
                <w:sz w:val="26"/>
                <w:szCs w:val="26"/>
              </w:rPr>
              <w:instrText xml:space="preserve"> INCLUDEPICTURE  "file:///C:\\Users\\LENOVO\\AppData\\Local\\Temp\\%7b4FD3FEEC-24F4-4647-9414-D90AA4789EA2%7d.tmp" \* MERGEFORMATINET </w:instrText>
            </w:r>
            <w:r w:rsidR="00B6621D">
              <w:rPr>
                <w:sz w:val="26"/>
                <w:szCs w:val="26"/>
              </w:rPr>
              <w:fldChar w:fldCharType="separate"/>
            </w:r>
            <w:r>
              <w:rPr>
                <w:sz w:val="26"/>
                <w:szCs w:val="26"/>
              </w:rPr>
              <w:fldChar w:fldCharType="begin"/>
            </w:r>
            <w:r>
              <w:rPr>
                <w:sz w:val="26"/>
                <w:szCs w:val="26"/>
              </w:rPr>
              <w:instrText xml:space="preserve"> INCLUDEPICTURE  "C:\\Users\\LENOVO\\AppData\\Local\\Temp\\{4FD3FEEC-24F4-4647-9414-D90AA4789EA2}.tmp" \* MERGEFORMATINET </w:instrText>
            </w:r>
            <w:r>
              <w:rPr>
                <w:sz w:val="26"/>
                <w:szCs w:val="26"/>
              </w:rPr>
              <w:fldChar w:fldCharType="separate"/>
            </w:r>
            <w:r w:rsidR="00C77619">
              <w:rPr>
                <w:sz w:val="26"/>
                <w:szCs w:val="26"/>
              </w:rPr>
              <w:fldChar w:fldCharType="begin"/>
            </w:r>
            <w:r w:rsidR="00C77619">
              <w:rPr>
                <w:sz w:val="26"/>
                <w:szCs w:val="26"/>
              </w:rPr>
              <w:instrText xml:space="preserve"> INCLUDEPICTURE  "file:///C:\\Users\\LENOVO\\AppData\\Local\\Temp\\%7b4FD3FEEC-24F4-4647-9414-D90AA4789EA2%7d.tmp" \* MERGEFORMATINET </w:instrText>
            </w:r>
            <w:r w:rsidR="00C77619">
              <w:rPr>
                <w:sz w:val="26"/>
                <w:szCs w:val="26"/>
              </w:rPr>
              <w:fldChar w:fldCharType="separate"/>
            </w:r>
            <w:r>
              <w:rPr>
                <w:sz w:val="26"/>
                <w:szCs w:val="26"/>
              </w:rPr>
              <w:fldChar w:fldCharType="begin"/>
            </w:r>
            <w:r>
              <w:rPr>
                <w:sz w:val="26"/>
                <w:szCs w:val="26"/>
              </w:rPr>
              <w:instrText xml:space="preserve"> INCLUDEPICTURE  "C:\\Users\\LENOVO\\AppData\\Local\\Temp\\{4FD3FEEC-24F4-4647-9414-D90AA4789EA2}.tmp" \* MERGEFORMATINET </w:instrText>
            </w:r>
            <w:r>
              <w:rPr>
                <w:sz w:val="26"/>
                <w:szCs w:val="26"/>
              </w:rPr>
              <w:fldChar w:fldCharType="separate"/>
            </w:r>
            <w:r>
              <w:rPr>
                <w:sz w:val="26"/>
                <w:szCs w:val="26"/>
              </w:rPr>
              <w:fldChar w:fldCharType="begin"/>
            </w:r>
            <w:r>
              <w:rPr>
                <w:sz w:val="26"/>
                <w:szCs w:val="26"/>
              </w:rPr>
              <w:instrText xml:space="preserve"> INCLUDEPICTURE  "C:\\Users\\LENOVO\\AppData\\Local\\Temp\\{4FD3FEEC-24F4-4647-9414-D90AA4789EA2}.tmp" \* MERGEFORMATINET </w:instrText>
            </w:r>
            <w:r>
              <w:rPr>
                <w:sz w:val="26"/>
                <w:szCs w:val="26"/>
              </w:rPr>
              <w:fldChar w:fldCharType="separate"/>
            </w:r>
            <w:r w:rsidR="009F49CB">
              <w:rPr>
                <w:sz w:val="26"/>
                <w:szCs w:val="26"/>
              </w:rPr>
              <w:fldChar w:fldCharType="begin"/>
            </w:r>
            <w:r w:rsidR="009F49CB">
              <w:rPr>
                <w:sz w:val="26"/>
                <w:szCs w:val="26"/>
              </w:rPr>
              <w:instrText xml:space="preserve"> </w:instrText>
            </w:r>
            <w:r w:rsidR="009F49CB">
              <w:rPr>
                <w:sz w:val="26"/>
                <w:szCs w:val="26"/>
              </w:rPr>
              <w:instrText>INCLUDEPICTURE  "C:\\Users\\LENOVO\\AppData\\Local\\Temp\\{4FD3FEEC-24F4-4647-9414-D90AA4789EA2}.tmp" \* MERGEFORMATINET</w:instrText>
            </w:r>
            <w:r w:rsidR="009F49CB">
              <w:rPr>
                <w:sz w:val="26"/>
                <w:szCs w:val="26"/>
              </w:rPr>
              <w:instrText xml:space="preserve"> </w:instrText>
            </w:r>
            <w:r w:rsidR="009F49CB">
              <w:rPr>
                <w:sz w:val="26"/>
                <w:szCs w:val="26"/>
              </w:rPr>
              <w:fldChar w:fldCharType="separate"/>
            </w:r>
            <w:r w:rsidR="009F49CB">
              <w:rPr>
                <w:sz w:val="26"/>
                <w:szCs w:val="26"/>
              </w:rPr>
              <w:pict w14:anchorId="7921AE05">
                <v:shape id="_x0000_i1032" type="#_x0000_t75" style="width:132pt;height:132pt">
                  <v:imagedata r:id="rId22" r:href="rId23"/>
                </v:shape>
              </w:pict>
            </w:r>
            <w:r w:rsidR="009F49CB">
              <w:rPr>
                <w:sz w:val="26"/>
                <w:szCs w:val="26"/>
              </w:rPr>
              <w:fldChar w:fldCharType="end"/>
            </w:r>
            <w:r>
              <w:rPr>
                <w:sz w:val="26"/>
                <w:szCs w:val="26"/>
              </w:rPr>
              <w:fldChar w:fldCharType="end"/>
            </w:r>
            <w:r>
              <w:rPr>
                <w:sz w:val="26"/>
                <w:szCs w:val="26"/>
              </w:rPr>
              <w:fldChar w:fldCharType="end"/>
            </w:r>
            <w:r w:rsidR="00C77619">
              <w:rPr>
                <w:sz w:val="26"/>
                <w:szCs w:val="26"/>
              </w:rPr>
              <w:fldChar w:fldCharType="end"/>
            </w:r>
            <w:r>
              <w:rPr>
                <w:sz w:val="26"/>
                <w:szCs w:val="26"/>
              </w:rPr>
              <w:fldChar w:fldCharType="end"/>
            </w:r>
            <w:r w:rsidR="00B6621D">
              <w:rPr>
                <w:sz w:val="26"/>
                <w:szCs w:val="26"/>
              </w:rPr>
              <w:fldChar w:fldCharType="end"/>
            </w:r>
            <w:r w:rsidR="00283147">
              <w:rPr>
                <w:sz w:val="26"/>
                <w:szCs w:val="26"/>
              </w:rPr>
              <w:fldChar w:fldCharType="end"/>
            </w:r>
            <w:r w:rsidR="00973951">
              <w:rPr>
                <w:sz w:val="26"/>
                <w:szCs w:val="26"/>
              </w:rPr>
              <w:fldChar w:fldCharType="end"/>
            </w:r>
            <w:r w:rsidR="00283147">
              <w:rPr>
                <w:sz w:val="26"/>
                <w:szCs w:val="26"/>
              </w:rPr>
              <w:fldChar w:fldCharType="end"/>
            </w:r>
            <w:r w:rsidR="00135547">
              <w:rPr>
                <w:sz w:val="26"/>
                <w:szCs w:val="26"/>
              </w:rPr>
              <w:fldChar w:fldCharType="end"/>
            </w:r>
            <w:r w:rsidR="00283147">
              <w:rPr>
                <w:sz w:val="26"/>
                <w:szCs w:val="26"/>
              </w:rPr>
              <w:fldChar w:fldCharType="end"/>
            </w:r>
            <w:r w:rsidR="002230D2">
              <w:rPr>
                <w:sz w:val="26"/>
                <w:szCs w:val="26"/>
              </w:rPr>
              <w:fldChar w:fldCharType="end"/>
            </w:r>
            <w:r w:rsidR="00283147">
              <w:rPr>
                <w:sz w:val="26"/>
                <w:szCs w:val="26"/>
              </w:rPr>
              <w:fldChar w:fldCharType="end"/>
            </w:r>
            <w:r w:rsidR="00D51BAA">
              <w:rPr>
                <w:sz w:val="26"/>
                <w:szCs w:val="26"/>
              </w:rPr>
              <w:fldChar w:fldCharType="end"/>
            </w:r>
            <w:r w:rsidR="00283147">
              <w:rPr>
                <w:sz w:val="26"/>
                <w:szCs w:val="26"/>
              </w:rPr>
              <w:fldChar w:fldCharType="end"/>
            </w:r>
            <w:r w:rsidR="00FC6CB4">
              <w:rPr>
                <w:sz w:val="26"/>
                <w:szCs w:val="26"/>
              </w:rPr>
              <w:fldChar w:fldCharType="end"/>
            </w:r>
            <w:r w:rsidR="00283147">
              <w:rPr>
                <w:sz w:val="26"/>
                <w:szCs w:val="26"/>
              </w:rPr>
              <w:fldChar w:fldCharType="end"/>
            </w:r>
            <w:r w:rsidR="00BE18CF">
              <w:rPr>
                <w:sz w:val="26"/>
                <w:szCs w:val="26"/>
              </w:rPr>
              <w:fldChar w:fldCharType="end"/>
            </w:r>
            <w:r w:rsidR="004A7C62">
              <w:rPr>
                <w:sz w:val="26"/>
                <w:szCs w:val="26"/>
              </w:rPr>
              <w:fldChar w:fldCharType="end"/>
            </w:r>
            <w:r w:rsidR="00285F5B">
              <w:rPr>
                <w:sz w:val="26"/>
                <w:szCs w:val="26"/>
              </w:rPr>
              <w:fldChar w:fldCharType="end"/>
            </w:r>
            <w:r w:rsidRPr="00683D6B">
              <w:rPr>
                <w:sz w:val="26"/>
                <w:szCs w:val="26"/>
              </w:rPr>
              <w:fldChar w:fldCharType="end"/>
            </w:r>
          </w:p>
          <w:p w14:paraId="229160A4" w14:textId="77777777" w:rsidR="0092116D" w:rsidRDefault="0092116D">
            <w:pPr>
              <w:rPr>
                <w:sz w:val="26"/>
                <w:szCs w:val="26"/>
              </w:rPr>
            </w:pPr>
          </w:p>
        </w:tc>
        <w:tc>
          <w:tcPr>
            <w:tcW w:w="5864"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E353FDB" w14:textId="23120515" w:rsidR="0092116D" w:rsidRDefault="0092116D">
            <w:pPr>
              <w:spacing w:before="40" w:after="40" w:line="276" w:lineRule="auto"/>
              <w:rPr>
                <w:sz w:val="26"/>
                <w:szCs w:val="26"/>
              </w:rPr>
            </w:pPr>
            <w:r>
              <w:rPr>
                <w:sz w:val="26"/>
                <w:szCs w:val="26"/>
              </w:rPr>
              <w:lastRenderedPageBreak/>
              <w:t xml:space="preserve">- </w:t>
            </w:r>
            <w:r w:rsidR="00301F0C" w:rsidRPr="00301F0C">
              <w:rPr>
                <w:sz w:val="26"/>
                <w:szCs w:val="26"/>
              </w:rPr>
              <w:t xml:space="preserve">Loại: Cảm biến phát hiện lửa (Flame </w:t>
            </w:r>
            <w:r w:rsidR="00301F0C" w:rsidRPr="00301F0C">
              <w:rPr>
                <w:sz w:val="26"/>
                <w:szCs w:val="26"/>
              </w:rPr>
              <w:lastRenderedPageBreak/>
              <w:t>Sensor)</w:t>
            </w:r>
          </w:p>
          <w:p w14:paraId="1BDF8AF4" w14:textId="77777777" w:rsidR="0092116D" w:rsidRDefault="0092116D">
            <w:pPr>
              <w:spacing w:before="40" w:after="40" w:line="276" w:lineRule="auto"/>
              <w:rPr>
                <w:sz w:val="26"/>
                <w:szCs w:val="26"/>
              </w:rPr>
            </w:pPr>
            <w:r>
              <w:rPr>
                <w:sz w:val="26"/>
                <w:szCs w:val="26"/>
              </w:rPr>
              <w:t>- Điện áp: 3.3V–5V DC</w:t>
            </w:r>
          </w:p>
          <w:p w14:paraId="69E276AC" w14:textId="77777777" w:rsidR="0092116D" w:rsidRDefault="0092116D">
            <w:pPr>
              <w:spacing w:before="40" w:after="40" w:line="276" w:lineRule="auto"/>
              <w:rPr>
                <w:sz w:val="26"/>
                <w:szCs w:val="26"/>
              </w:rPr>
            </w:pPr>
            <w:r>
              <w:rPr>
                <w:sz w:val="26"/>
                <w:szCs w:val="26"/>
              </w:rPr>
              <w:t>- Đầu ra: Digital HIGH khi phát hiện</w:t>
            </w:r>
          </w:p>
          <w:p w14:paraId="2FEFA1FE" w14:textId="77777777" w:rsidR="0092116D" w:rsidRDefault="0092116D">
            <w:pPr>
              <w:spacing w:before="40" w:after="40" w:line="276" w:lineRule="auto"/>
              <w:rPr>
                <w:sz w:val="26"/>
                <w:szCs w:val="26"/>
              </w:rPr>
            </w:pPr>
            <w:r>
              <w:rPr>
                <w:sz w:val="26"/>
                <w:szCs w:val="26"/>
              </w:rPr>
              <w:t>- Độ nhạy: Điều chỉnh qua biến trở  [5]</w:t>
            </w:r>
          </w:p>
        </w:tc>
      </w:tr>
      <w:tr w:rsidR="0092116D" w14:paraId="3636AE9D" w14:textId="77777777" w:rsidTr="00FC4DE1">
        <w:tc>
          <w:tcPr>
            <w:tcW w:w="294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4BF497AB" w14:textId="77777777" w:rsidR="0092116D" w:rsidRDefault="0092116D">
            <w:pPr>
              <w:rPr>
                <w:sz w:val="26"/>
                <w:szCs w:val="26"/>
              </w:rPr>
            </w:pPr>
            <w:r>
              <w:rPr>
                <w:sz w:val="26"/>
                <w:szCs w:val="26"/>
              </w:rPr>
              <w:lastRenderedPageBreak/>
              <w:t>Servo SG90</w:t>
            </w:r>
          </w:p>
          <w:p w14:paraId="75227BAB" w14:textId="0BF79C0F" w:rsidR="003B0C36" w:rsidRPr="003B0C36" w:rsidRDefault="003B0C36" w:rsidP="003B0C36">
            <w:pPr>
              <w:rPr>
                <w:sz w:val="26"/>
                <w:szCs w:val="26"/>
              </w:rPr>
            </w:pPr>
            <w:r w:rsidRPr="003B0C36">
              <w:rPr>
                <w:sz w:val="26"/>
                <w:szCs w:val="26"/>
              </w:rPr>
              <w:fldChar w:fldCharType="begin"/>
            </w:r>
            <w:r w:rsidRPr="003B0C36">
              <w:rPr>
                <w:sz w:val="26"/>
                <w:szCs w:val="26"/>
              </w:rPr>
              <w:instrText xml:space="preserve"> INCLUDEPICTURE "E:\\images (2).jpg" \* MERGEFORMATINET </w:instrText>
            </w:r>
            <w:r w:rsidRPr="003B0C36">
              <w:rPr>
                <w:sz w:val="26"/>
                <w:szCs w:val="26"/>
              </w:rPr>
              <w:fldChar w:fldCharType="separate"/>
            </w:r>
            <w:r w:rsidR="00285F5B">
              <w:rPr>
                <w:sz w:val="26"/>
                <w:szCs w:val="26"/>
              </w:rPr>
              <w:fldChar w:fldCharType="begin"/>
            </w:r>
            <w:r w:rsidR="00285F5B">
              <w:rPr>
                <w:sz w:val="26"/>
                <w:szCs w:val="26"/>
              </w:rPr>
              <w:instrText xml:space="preserve"> INCLUDEPICTURE  "file:///E:\\images%20(2).jpg" \* MERGEFORMATINET </w:instrText>
            </w:r>
            <w:r w:rsidR="00285F5B">
              <w:rPr>
                <w:sz w:val="26"/>
                <w:szCs w:val="26"/>
              </w:rPr>
              <w:fldChar w:fldCharType="separate"/>
            </w:r>
            <w:r w:rsidR="004A7C62">
              <w:rPr>
                <w:sz w:val="26"/>
                <w:szCs w:val="26"/>
              </w:rPr>
              <w:fldChar w:fldCharType="begin"/>
            </w:r>
            <w:r w:rsidR="004A7C62">
              <w:rPr>
                <w:sz w:val="26"/>
                <w:szCs w:val="26"/>
              </w:rPr>
              <w:instrText xml:space="preserve"> INCLUDEPICTURE  "file:///E:\\images%20(2).jpg" \* MERGEFORMATINET </w:instrText>
            </w:r>
            <w:r w:rsidR="004A7C62">
              <w:rPr>
                <w:sz w:val="26"/>
                <w:szCs w:val="26"/>
              </w:rPr>
              <w:fldChar w:fldCharType="separate"/>
            </w:r>
            <w:r w:rsidR="00BE18CF">
              <w:rPr>
                <w:sz w:val="26"/>
                <w:szCs w:val="26"/>
              </w:rPr>
              <w:fldChar w:fldCharType="begin"/>
            </w:r>
            <w:r w:rsidR="00BE18CF">
              <w:rPr>
                <w:sz w:val="26"/>
                <w:szCs w:val="26"/>
              </w:rPr>
              <w:instrText xml:space="preserve"> INCLUDEPICTURE  "file:///E:\\images%20(2).jpg" \* MERGEFORMATINET </w:instrText>
            </w:r>
            <w:r w:rsidR="00BE18CF">
              <w:rPr>
                <w:sz w:val="26"/>
                <w:szCs w:val="26"/>
              </w:rPr>
              <w:fldChar w:fldCharType="separate"/>
            </w:r>
            <w:r w:rsidR="00283147">
              <w:rPr>
                <w:sz w:val="26"/>
                <w:szCs w:val="26"/>
              </w:rPr>
              <w:fldChar w:fldCharType="begin"/>
            </w:r>
            <w:r w:rsidR="00283147">
              <w:rPr>
                <w:sz w:val="26"/>
                <w:szCs w:val="26"/>
              </w:rPr>
              <w:instrText xml:space="preserve"> INCLUDEPICTURE  "E:\\images (2).jpg" \* MERGEFORMATINET </w:instrText>
            </w:r>
            <w:r w:rsidR="00283147">
              <w:rPr>
                <w:sz w:val="26"/>
                <w:szCs w:val="26"/>
              </w:rPr>
              <w:fldChar w:fldCharType="separate"/>
            </w:r>
            <w:r w:rsidR="00FC6CB4">
              <w:rPr>
                <w:sz w:val="26"/>
                <w:szCs w:val="26"/>
              </w:rPr>
              <w:fldChar w:fldCharType="begin"/>
            </w:r>
            <w:r w:rsidR="00FC6CB4">
              <w:rPr>
                <w:sz w:val="26"/>
                <w:szCs w:val="26"/>
              </w:rPr>
              <w:instrText xml:space="preserve"> INCLUDEPICTURE  "file:///E:\\images%20(2).jpg" \* MERGEFORMATINET </w:instrText>
            </w:r>
            <w:r w:rsidR="00FC6CB4">
              <w:rPr>
                <w:sz w:val="26"/>
                <w:szCs w:val="26"/>
              </w:rPr>
              <w:fldChar w:fldCharType="separate"/>
            </w:r>
            <w:r w:rsidR="00283147">
              <w:rPr>
                <w:sz w:val="26"/>
                <w:szCs w:val="26"/>
              </w:rPr>
              <w:fldChar w:fldCharType="begin"/>
            </w:r>
            <w:r w:rsidR="00283147">
              <w:rPr>
                <w:sz w:val="26"/>
                <w:szCs w:val="26"/>
              </w:rPr>
              <w:instrText xml:space="preserve"> INCLUDEPICTURE  "E:\\images (2).jpg" \* MERGEFORMATINET </w:instrText>
            </w:r>
            <w:r w:rsidR="00283147">
              <w:rPr>
                <w:sz w:val="26"/>
                <w:szCs w:val="26"/>
              </w:rPr>
              <w:fldChar w:fldCharType="separate"/>
            </w:r>
            <w:r w:rsidR="00D51BAA">
              <w:rPr>
                <w:sz w:val="26"/>
                <w:szCs w:val="26"/>
              </w:rPr>
              <w:fldChar w:fldCharType="begin"/>
            </w:r>
            <w:r w:rsidR="00D51BAA">
              <w:rPr>
                <w:sz w:val="26"/>
                <w:szCs w:val="26"/>
              </w:rPr>
              <w:instrText xml:space="preserve"> INCLUDEPICTURE  "file:///E:\\images%20(2).jpg" \* MERGEFORMATINET </w:instrText>
            </w:r>
            <w:r w:rsidR="00D51BAA">
              <w:rPr>
                <w:sz w:val="26"/>
                <w:szCs w:val="26"/>
              </w:rPr>
              <w:fldChar w:fldCharType="separate"/>
            </w:r>
            <w:r w:rsidR="00283147">
              <w:rPr>
                <w:sz w:val="26"/>
                <w:szCs w:val="26"/>
              </w:rPr>
              <w:fldChar w:fldCharType="begin"/>
            </w:r>
            <w:r w:rsidR="00283147">
              <w:rPr>
                <w:sz w:val="26"/>
                <w:szCs w:val="26"/>
              </w:rPr>
              <w:instrText xml:space="preserve"> INCLUDEPICTURE  "E:\\images (2).jpg" \* MERGEFORMATINET </w:instrText>
            </w:r>
            <w:r w:rsidR="00283147">
              <w:rPr>
                <w:sz w:val="26"/>
                <w:szCs w:val="26"/>
              </w:rPr>
              <w:fldChar w:fldCharType="separate"/>
            </w:r>
            <w:r w:rsidR="002230D2">
              <w:rPr>
                <w:sz w:val="26"/>
                <w:szCs w:val="26"/>
              </w:rPr>
              <w:fldChar w:fldCharType="begin"/>
            </w:r>
            <w:r w:rsidR="002230D2">
              <w:rPr>
                <w:sz w:val="26"/>
                <w:szCs w:val="26"/>
              </w:rPr>
              <w:instrText xml:space="preserve"> INCLUDEPICTURE  "file:///E:\\images%20(2).jpg" \* MERGEFORMATINET </w:instrText>
            </w:r>
            <w:r w:rsidR="002230D2">
              <w:rPr>
                <w:sz w:val="26"/>
                <w:szCs w:val="26"/>
              </w:rPr>
              <w:fldChar w:fldCharType="separate"/>
            </w:r>
            <w:r w:rsidR="00283147">
              <w:rPr>
                <w:sz w:val="26"/>
                <w:szCs w:val="26"/>
              </w:rPr>
              <w:fldChar w:fldCharType="begin"/>
            </w:r>
            <w:r w:rsidR="00283147">
              <w:rPr>
                <w:sz w:val="26"/>
                <w:szCs w:val="26"/>
              </w:rPr>
              <w:instrText xml:space="preserve"> INCLUDEPICTURE  "E:\\images (2).jpg" \* MERGEFORMATINET </w:instrText>
            </w:r>
            <w:r w:rsidR="00283147">
              <w:rPr>
                <w:sz w:val="26"/>
                <w:szCs w:val="26"/>
              </w:rPr>
              <w:fldChar w:fldCharType="separate"/>
            </w:r>
            <w:r w:rsidR="00135547">
              <w:rPr>
                <w:sz w:val="26"/>
                <w:szCs w:val="26"/>
              </w:rPr>
              <w:fldChar w:fldCharType="begin"/>
            </w:r>
            <w:r w:rsidR="00135547">
              <w:rPr>
                <w:sz w:val="26"/>
                <w:szCs w:val="26"/>
              </w:rPr>
              <w:instrText xml:space="preserve"> INCLUDEPICTURE  "file:///E:\\images%20(2).jpg" \* MERGEFORMATINET </w:instrText>
            </w:r>
            <w:r w:rsidR="00135547">
              <w:rPr>
                <w:sz w:val="26"/>
                <w:szCs w:val="26"/>
              </w:rPr>
              <w:fldChar w:fldCharType="separate"/>
            </w:r>
            <w:r w:rsidR="00283147">
              <w:rPr>
                <w:sz w:val="26"/>
                <w:szCs w:val="26"/>
              </w:rPr>
              <w:fldChar w:fldCharType="begin"/>
            </w:r>
            <w:r w:rsidR="00283147">
              <w:rPr>
                <w:sz w:val="26"/>
                <w:szCs w:val="26"/>
              </w:rPr>
              <w:instrText xml:space="preserve"> INCLUDEPICTURE  "E:\\images (2).jpg" \* MERGEFORMATINET </w:instrText>
            </w:r>
            <w:r w:rsidR="00283147">
              <w:rPr>
                <w:sz w:val="26"/>
                <w:szCs w:val="26"/>
              </w:rPr>
              <w:fldChar w:fldCharType="separate"/>
            </w:r>
            <w:r w:rsidR="00973951">
              <w:rPr>
                <w:sz w:val="26"/>
                <w:szCs w:val="26"/>
              </w:rPr>
              <w:fldChar w:fldCharType="begin"/>
            </w:r>
            <w:r w:rsidR="00973951">
              <w:rPr>
                <w:sz w:val="26"/>
                <w:szCs w:val="26"/>
              </w:rPr>
              <w:instrText xml:space="preserve"> INCLUDEPICTURE  "file:///E:\\images%20(2).jpg" \* MERGEFORMATINET </w:instrText>
            </w:r>
            <w:r w:rsidR="00973951">
              <w:rPr>
                <w:sz w:val="26"/>
                <w:szCs w:val="26"/>
              </w:rPr>
              <w:fldChar w:fldCharType="separate"/>
            </w:r>
            <w:r w:rsidR="00283147">
              <w:rPr>
                <w:sz w:val="26"/>
                <w:szCs w:val="26"/>
              </w:rPr>
              <w:fldChar w:fldCharType="begin"/>
            </w:r>
            <w:r w:rsidR="00283147">
              <w:rPr>
                <w:sz w:val="26"/>
                <w:szCs w:val="26"/>
              </w:rPr>
              <w:instrText xml:space="preserve"> INCLUDEPICTURE  "E:\\images (2).jpg" \* MERGEFORMATINET </w:instrText>
            </w:r>
            <w:r w:rsidR="00283147">
              <w:rPr>
                <w:sz w:val="26"/>
                <w:szCs w:val="26"/>
              </w:rPr>
              <w:fldChar w:fldCharType="separate"/>
            </w:r>
            <w:r w:rsidR="00B6621D">
              <w:rPr>
                <w:sz w:val="26"/>
                <w:szCs w:val="26"/>
              </w:rPr>
              <w:fldChar w:fldCharType="begin"/>
            </w:r>
            <w:r w:rsidR="00B6621D">
              <w:rPr>
                <w:sz w:val="26"/>
                <w:szCs w:val="26"/>
              </w:rPr>
              <w:instrText xml:space="preserve"> INCLUDEPICTURE  "file:///E:\\images%20(2).jpg" \* MERGEFORMATINET </w:instrText>
            </w:r>
            <w:r w:rsidR="00B6621D">
              <w:rPr>
                <w:sz w:val="26"/>
                <w:szCs w:val="26"/>
              </w:rPr>
              <w:fldChar w:fldCharType="separate"/>
            </w:r>
            <w:r>
              <w:rPr>
                <w:sz w:val="26"/>
                <w:szCs w:val="26"/>
              </w:rPr>
              <w:fldChar w:fldCharType="begin"/>
            </w:r>
            <w:r>
              <w:rPr>
                <w:sz w:val="26"/>
                <w:szCs w:val="26"/>
              </w:rPr>
              <w:instrText xml:space="preserve"> INCLUDEPICTURE  "E:\\images (2).jpg" \* MERGEFORMATINET </w:instrText>
            </w:r>
            <w:r>
              <w:rPr>
                <w:sz w:val="26"/>
                <w:szCs w:val="26"/>
              </w:rPr>
              <w:fldChar w:fldCharType="separate"/>
            </w:r>
            <w:r w:rsidR="00C77619">
              <w:rPr>
                <w:sz w:val="26"/>
                <w:szCs w:val="26"/>
              </w:rPr>
              <w:fldChar w:fldCharType="begin"/>
            </w:r>
            <w:r w:rsidR="00C77619">
              <w:rPr>
                <w:sz w:val="26"/>
                <w:szCs w:val="26"/>
              </w:rPr>
              <w:instrText xml:space="preserve"> INCLUDEPICTURE  "file:///E:\\images%20(2).jpg" \* MERGEFORMATINET </w:instrText>
            </w:r>
            <w:r w:rsidR="00C77619">
              <w:rPr>
                <w:sz w:val="26"/>
                <w:szCs w:val="26"/>
              </w:rPr>
              <w:fldChar w:fldCharType="separate"/>
            </w:r>
            <w:r>
              <w:rPr>
                <w:sz w:val="26"/>
                <w:szCs w:val="26"/>
              </w:rPr>
              <w:fldChar w:fldCharType="begin"/>
            </w:r>
            <w:r>
              <w:rPr>
                <w:sz w:val="26"/>
                <w:szCs w:val="26"/>
              </w:rPr>
              <w:instrText xml:space="preserve"> INCLUDEPICTURE  "E:\\images (2).jpg" \* MERGEFORMATINET </w:instrText>
            </w:r>
            <w:r>
              <w:rPr>
                <w:sz w:val="26"/>
                <w:szCs w:val="26"/>
              </w:rPr>
              <w:fldChar w:fldCharType="separate"/>
            </w:r>
            <w:r>
              <w:rPr>
                <w:sz w:val="26"/>
                <w:szCs w:val="26"/>
              </w:rPr>
              <w:fldChar w:fldCharType="begin"/>
            </w:r>
            <w:r>
              <w:rPr>
                <w:sz w:val="26"/>
                <w:szCs w:val="26"/>
              </w:rPr>
              <w:instrText xml:space="preserve"> INCLUDEPICTURE  "E:\\images (2).jpg" \* MERGEFORMATINET </w:instrText>
            </w:r>
            <w:r>
              <w:rPr>
                <w:sz w:val="26"/>
                <w:szCs w:val="26"/>
              </w:rPr>
              <w:fldChar w:fldCharType="separate"/>
            </w:r>
            <w:r w:rsidR="009F49CB">
              <w:rPr>
                <w:sz w:val="26"/>
                <w:szCs w:val="26"/>
              </w:rPr>
              <w:fldChar w:fldCharType="begin"/>
            </w:r>
            <w:r w:rsidR="009F49CB">
              <w:rPr>
                <w:sz w:val="26"/>
                <w:szCs w:val="26"/>
              </w:rPr>
              <w:instrText xml:space="preserve"> </w:instrText>
            </w:r>
            <w:r w:rsidR="009F49CB">
              <w:rPr>
                <w:sz w:val="26"/>
                <w:szCs w:val="26"/>
              </w:rPr>
              <w:instrText>INCLUDEPICTURE  "E:\\images (2).jpg" \* MERGEFORMATINET</w:instrText>
            </w:r>
            <w:r w:rsidR="009F49CB">
              <w:rPr>
                <w:sz w:val="26"/>
                <w:szCs w:val="26"/>
              </w:rPr>
              <w:instrText xml:space="preserve"> </w:instrText>
            </w:r>
            <w:r w:rsidR="009F49CB">
              <w:rPr>
                <w:sz w:val="26"/>
                <w:szCs w:val="26"/>
              </w:rPr>
              <w:fldChar w:fldCharType="separate"/>
            </w:r>
            <w:r w:rsidR="009F49CB">
              <w:rPr>
                <w:sz w:val="26"/>
                <w:szCs w:val="26"/>
              </w:rPr>
              <w:pict w14:anchorId="5A186689">
                <v:shape id="_x0000_i1033" type="#_x0000_t75" style="width:132pt;height:132pt">
                  <v:imagedata r:id="rId24" r:href="rId25"/>
                </v:shape>
              </w:pict>
            </w:r>
            <w:r w:rsidR="009F49CB">
              <w:rPr>
                <w:sz w:val="26"/>
                <w:szCs w:val="26"/>
              </w:rPr>
              <w:fldChar w:fldCharType="end"/>
            </w:r>
            <w:r>
              <w:rPr>
                <w:sz w:val="26"/>
                <w:szCs w:val="26"/>
              </w:rPr>
              <w:fldChar w:fldCharType="end"/>
            </w:r>
            <w:r>
              <w:rPr>
                <w:sz w:val="26"/>
                <w:szCs w:val="26"/>
              </w:rPr>
              <w:fldChar w:fldCharType="end"/>
            </w:r>
            <w:r w:rsidR="00C77619">
              <w:rPr>
                <w:sz w:val="26"/>
                <w:szCs w:val="26"/>
              </w:rPr>
              <w:fldChar w:fldCharType="end"/>
            </w:r>
            <w:r>
              <w:rPr>
                <w:sz w:val="26"/>
                <w:szCs w:val="26"/>
              </w:rPr>
              <w:fldChar w:fldCharType="end"/>
            </w:r>
            <w:r w:rsidR="00B6621D">
              <w:rPr>
                <w:sz w:val="26"/>
                <w:szCs w:val="26"/>
              </w:rPr>
              <w:fldChar w:fldCharType="end"/>
            </w:r>
            <w:r w:rsidR="00283147">
              <w:rPr>
                <w:sz w:val="26"/>
                <w:szCs w:val="26"/>
              </w:rPr>
              <w:fldChar w:fldCharType="end"/>
            </w:r>
            <w:r w:rsidR="00973951">
              <w:rPr>
                <w:sz w:val="26"/>
                <w:szCs w:val="26"/>
              </w:rPr>
              <w:fldChar w:fldCharType="end"/>
            </w:r>
            <w:r w:rsidR="00283147">
              <w:rPr>
                <w:sz w:val="26"/>
                <w:szCs w:val="26"/>
              </w:rPr>
              <w:fldChar w:fldCharType="end"/>
            </w:r>
            <w:r w:rsidR="00135547">
              <w:rPr>
                <w:sz w:val="26"/>
                <w:szCs w:val="26"/>
              </w:rPr>
              <w:fldChar w:fldCharType="end"/>
            </w:r>
            <w:r w:rsidR="00283147">
              <w:rPr>
                <w:sz w:val="26"/>
                <w:szCs w:val="26"/>
              </w:rPr>
              <w:fldChar w:fldCharType="end"/>
            </w:r>
            <w:r w:rsidR="002230D2">
              <w:rPr>
                <w:sz w:val="26"/>
                <w:szCs w:val="26"/>
              </w:rPr>
              <w:fldChar w:fldCharType="end"/>
            </w:r>
            <w:r w:rsidR="00283147">
              <w:rPr>
                <w:sz w:val="26"/>
                <w:szCs w:val="26"/>
              </w:rPr>
              <w:fldChar w:fldCharType="end"/>
            </w:r>
            <w:r w:rsidR="00D51BAA">
              <w:rPr>
                <w:sz w:val="26"/>
                <w:szCs w:val="26"/>
              </w:rPr>
              <w:fldChar w:fldCharType="end"/>
            </w:r>
            <w:r w:rsidR="00283147">
              <w:rPr>
                <w:sz w:val="26"/>
                <w:szCs w:val="26"/>
              </w:rPr>
              <w:fldChar w:fldCharType="end"/>
            </w:r>
            <w:r w:rsidR="00FC6CB4">
              <w:rPr>
                <w:sz w:val="26"/>
                <w:szCs w:val="26"/>
              </w:rPr>
              <w:fldChar w:fldCharType="end"/>
            </w:r>
            <w:r w:rsidR="00283147">
              <w:rPr>
                <w:sz w:val="26"/>
                <w:szCs w:val="26"/>
              </w:rPr>
              <w:fldChar w:fldCharType="end"/>
            </w:r>
            <w:r w:rsidR="00BE18CF">
              <w:rPr>
                <w:sz w:val="26"/>
                <w:szCs w:val="26"/>
              </w:rPr>
              <w:fldChar w:fldCharType="end"/>
            </w:r>
            <w:r w:rsidR="004A7C62">
              <w:rPr>
                <w:sz w:val="26"/>
                <w:szCs w:val="26"/>
              </w:rPr>
              <w:fldChar w:fldCharType="end"/>
            </w:r>
            <w:r w:rsidR="00285F5B">
              <w:rPr>
                <w:sz w:val="26"/>
                <w:szCs w:val="26"/>
              </w:rPr>
              <w:fldChar w:fldCharType="end"/>
            </w:r>
            <w:r w:rsidRPr="003B0C36">
              <w:rPr>
                <w:sz w:val="26"/>
                <w:szCs w:val="26"/>
              </w:rPr>
              <w:fldChar w:fldCharType="end"/>
            </w:r>
          </w:p>
          <w:p w14:paraId="32FBE700" w14:textId="77777777" w:rsidR="0092116D" w:rsidRDefault="0092116D">
            <w:pPr>
              <w:rPr>
                <w:sz w:val="26"/>
                <w:szCs w:val="26"/>
              </w:rPr>
            </w:pPr>
          </w:p>
        </w:tc>
        <w:tc>
          <w:tcPr>
            <w:tcW w:w="5864"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04D9ABBE" w14:textId="77777777" w:rsidR="0092116D" w:rsidRDefault="0092116D">
            <w:pPr>
              <w:spacing w:before="40" w:after="40" w:line="276" w:lineRule="auto"/>
              <w:rPr>
                <w:sz w:val="26"/>
                <w:szCs w:val="26"/>
              </w:rPr>
            </w:pPr>
            <w:r>
              <w:rPr>
                <w:sz w:val="26"/>
                <w:szCs w:val="26"/>
              </w:rPr>
              <w:t>- Điện áp: 5V DC</w:t>
            </w:r>
          </w:p>
          <w:p w14:paraId="2D9E491A" w14:textId="77777777" w:rsidR="0092116D" w:rsidRDefault="0092116D">
            <w:pPr>
              <w:spacing w:before="40" w:after="40" w:line="276" w:lineRule="auto"/>
              <w:rPr>
                <w:sz w:val="26"/>
                <w:szCs w:val="26"/>
              </w:rPr>
            </w:pPr>
            <w:r>
              <w:rPr>
                <w:sz w:val="26"/>
                <w:szCs w:val="26"/>
              </w:rPr>
              <w:t>- Góc quay: 0° – 180°</w:t>
            </w:r>
          </w:p>
          <w:p w14:paraId="2C674350" w14:textId="77777777" w:rsidR="0092116D" w:rsidRDefault="0092116D">
            <w:pPr>
              <w:spacing w:before="40" w:after="40" w:line="276" w:lineRule="auto"/>
              <w:rPr>
                <w:sz w:val="26"/>
                <w:szCs w:val="26"/>
              </w:rPr>
            </w:pPr>
            <w:r>
              <w:rPr>
                <w:sz w:val="26"/>
                <w:szCs w:val="26"/>
              </w:rPr>
              <w:t>- Mô-men xoắn: 1.8 kg/cm</w:t>
            </w:r>
          </w:p>
          <w:p w14:paraId="108E17E0" w14:textId="77777777" w:rsidR="0092116D" w:rsidRDefault="0092116D">
            <w:pPr>
              <w:spacing w:before="40" w:after="40" w:line="276" w:lineRule="auto"/>
              <w:rPr>
                <w:sz w:val="26"/>
                <w:szCs w:val="26"/>
              </w:rPr>
            </w:pPr>
            <w:r>
              <w:rPr>
                <w:sz w:val="26"/>
                <w:szCs w:val="26"/>
              </w:rPr>
              <w:t>- Điều khiển: PWM 50Hz (0.5–2.5ms)  [6]</w:t>
            </w:r>
          </w:p>
        </w:tc>
      </w:tr>
      <w:tr w:rsidR="0092116D" w14:paraId="5ADC435E" w14:textId="77777777" w:rsidTr="00FC4DE1">
        <w:tc>
          <w:tcPr>
            <w:tcW w:w="294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14DE4891" w14:textId="77777777" w:rsidR="0092116D" w:rsidRDefault="0092116D">
            <w:pPr>
              <w:rPr>
                <w:sz w:val="26"/>
                <w:szCs w:val="26"/>
              </w:rPr>
            </w:pPr>
            <w:r>
              <w:rPr>
                <w:sz w:val="26"/>
                <w:szCs w:val="26"/>
              </w:rPr>
              <w:t>Relay Module (Đèn, Quạt)</w:t>
            </w:r>
          </w:p>
          <w:p w14:paraId="507C978A" w14:textId="39075A0A" w:rsidR="004F67E0" w:rsidRPr="004F67E0" w:rsidRDefault="004F67E0" w:rsidP="004F67E0">
            <w:pPr>
              <w:rPr>
                <w:sz w:val="26"/>
                <w:szCs w:val="26"/>
              </w:rPr>
            </w:pPr>
            <w:r w:rsidRPr="004F67E0">
              <w:rPr>
                <w:sz w:val="26"/>
                <w:szCs w:val="26"/>
              </w:rPr>
              <w:fldChar w:fldCharType="begin"/>
            </w:r>
            <w:r w:rsidRPr="004F67E0">
              <w:rPr>
                <w:sz w:val="26"/>
                <w:szCs w:val="26"/>
              </w:rPr>
              <w:instrText xml:space="preserve"> INCLUDEPICTURE "E:\\images (3).jpg" \* MERGEFORMATINET </w:instrText>
            </w:r>
            <w:r w:rsidRPr="004F67E0">
              <w:rPr>
                <w:sz w:val="26"/>
                <w:szCs w:val="26"/>
              </w:rPr>
              <w:fldChar w:fldCharType="separate"/>
            </w:r>
            <w:r w:rsidR="00285F5B">
              <w:rPr>
                <w:sz w:val="26"/>
                <w:szCs w:val="26"/>
              </w:rPr>
              <w:fldChar w:fldCharType="begin"/>
            </w:r>
            <w:r w:rsidR="00285F5B">
              <w:rPr>
                <w:sz w:val="26"/>
                <w:szCs w:val="26"/>
              </w:rPr>
              <w:instrText xml:space="preserve"> INCLUDEPICTURE  "file:///E:\\images%20(3).jpg" \* MERGEFORMATINET </w:instrText>
            </w:r>
            <w:r w:rsidR="00285F5B">
              <w:rPr>
                <w:sz w:val="26"/>
                <w:szCs w:val="26"/>
              </w:rPr>
              <w:fldChar w:fldCharType="separate"/>
            </w:r>
            <w:r w:rsidR="004A7C62">
              <w:rPr>
                <w:sz w:val="26"/>
                <w:szCs w:val="26"/>
              </w:rPr>
              <w:fldChar w:fldCharType="begin"/>
            </w:r>
            <w:r w:rsidR="004A7C62">
              <w:rPr>
                <w:sz w:val="26"/>
                <w:szCs w:val="26"/>
              </w:rPr>
              <w:instrText xml:space="preserve"> INCLUDEPICTURE  "file:///E:\\images%20(3).jpg" \* MERGEFORMATINET </w:instrText>
            </w:r>
            <w:r w:rsidR="004A7C62">
              <w:rPr>
                <w:sz w:val="26"/>
                <w:szCs w:val="26"/>
              </w:rPr>
              <w:fldChar w:fldCharType="separate"/>
            </w:r>
            <w:r w:rsidR="00BE18CF">
              <w:rPr>
                <w:sz w:val="26"/>
                <w:szCs w:val="26"/>
              </w:rPr>
              <w:fldChar w:fldCharType="begin"/>
            </w:r>
            <w:r w:rsidR="00BE18CF">
              <w:rPr>
                <w:sz w:val="26"/>
                <w:szCs w:val="26"/>
              </w:rPr>
              <w:instrText xml:space="preserve"> INCLUDEPICTURE  "file:///E:\\images%20(3).jpg" \* MERGEFORMATINET </w:instrText>
            </w:r>
            <w:r w:rsidR="00BE18CF">
              <w:rPr>
                <w:sz w:val="26"/>
                <w:szCs w:val="26"/>
              </w:rPr>
              <w:fldChar w:fldCharType="separate"/>
            </w:r>
            <w:r w:rsidR="00283147">
              <w:rPr>
                <w:sz w:val="26"/>
                <w:szCs w:val="26"/>
              </w:rPr>
              <w:fldChar w:fldCharType="begin"/>
            </w:r>
            <w:r w:rsidR="00283147">
              <w:rPr>
                <w:sz w:val="26"/>
                <w:szCs w:val="26"/>
              </w:rPr>
              <w:instrText xml:space="preserve"> INCLUDEPICTURE  "E:\\images (3).jpg" \* MERGEFORMATINET </w:instrText>
            </w:r>
            <w:r w:rsidR="00283147">
              <w:rPr>
                <w:sz w:val="26"/>
                <w:szCs w:val="26"/>
              </w:rPr>
              <w:fldChar w:fldCharType="separate"/>
            </w:r>
            <w:r w:rsidR="00FC6CB4">
              <w:rPr>
                <w:sz w:val="26"/>
                <w:szCs w:val="26"/>
              </w:rPr>
              <w:fldChar w:fldCharType="begin"/>
            </w:r>
            <w:r w:rsidR="00FC6CB4">
              <w:rPr>
                <w:sz w:val="26"/>
                <w:szCs w:val="26"/>
              </w:rPr>
              <w:instrText xml:space="preserve"> INCLUDEPICTURE  "file:///E:\\images%20(3).jpg" \* MERGEFORMATINET </w:instrText>
            </w:r>
            <w:r w:rsidR="00FC6CB4">
              <w:rPr>
                <w:sz w:val="26"/>
                <w:szCs w:val="26"/>
              </w:rPr>
              <w:fldChar w:fldCharType="separate"/>
            </w:r>
            <w:r w:rsidR="00283147">
              <w:rPr>
                <w:sz w:val="26"/>
                <w:szCs w:val="26"/>
              </w:rPr>
              <w:fldChar w:fldCharType="begin"/>
            </w:r>
            <w:r w:rsidR="00283147">
              <w:rPr>
                <w:sz w:val="26"/>
                <w:szCs w:val="26"/>
              </w:rPr>
              <w:instrText xml:space="preserve"> INCLUDEPICTURE  "E:\\images (3).jpg" \* MERGEFORMATINET </w:instrText>
            </w:r>
            <w:r w:rsidR="00283147">
              <w:rPr>
                <w:sz w:val="26"/>
                <w:szCs w:val="26"/>
              </w:rPr>
              <w:fldChar w:fldCharType="separate"/>
            </w:r>
            <w:r w:rsidR="00D51BAA">
              <w:rPr>
                <w:sz w:val="26"/>
                <w:szCs w:val="26"/>
              </w:rPr>
              <w:fldChar w:fldCharType="begin"/>
            </w:r>
            <w:r w:rsidR="00D51BAA">
              <w:rPr>
                <w:sz w:val="26"/>
                <w:szCs w:val="26"/>
              </w:rPr>
              <w:instrText xml:space="preserve"> INCLUDEPICTURE  "file:///E:\\images%20(3).jpg" \* MERGEFORMATINET </w:instrText>
            </w:r>
            <w:r w:rsidR="00D51BAA">
              <w:rPr>
                <w:sz w:val="26"/>
                <w:szCs w:val="26"/>
              </w:rPr>
              <w:fldChar w:fldCharType="separate"/>
            </w:r>
            <w:r w:rsidR="00283147">
              <w:rPr>
                <w:sz w:val="26"/>
                <w:szCs w:val="26"/>
              </w:rPr>
              <w:fldChar w:fldCharType="begin"/>
            </w:r>
            <w:r w:rsidR="00283147">
              <w:rPr>
                <w:sz w:val="26"/>
                <w:szCs w:val="26"/>
              </w:rPr>
              <w:instrText xml:space="preserve"> INCLUDEPICTURE  "E:\\images (3).jpg" \* MERGEFORMATINET </w:instrText>
            </w:r>
            <w:r w:rsidR="00283147">
              <w:rPr>
                <w:sz w:val="26"/>
                <w:szCs w:val="26"/>
              </w:rPr>
              <w:fldChar w:fldCharType="separate"/>
            </w:r>
            <w:r w:rsidR="002230D2">
              <w:rPr>
                <w:sz w:val="26"/>
                <w:szCs w:val="26"/>
              </w:rPr>
              <w:fldChar w:fldCharType="begin"/>
            </w:r>
            <w:r w:rsidR="002230D2">
              <w:rPr>
                <w:sz w:val="26"/>
                <w:szCs w:val="26"/>
              </w:rPr>
              <w:instrText xml:space="preserve"> INCLUDEPICTURE  "file:///E:\\images%20(3).jpg" \* MERGEFORMATINET </w:instrText>
            </w:r>
            <w:r w:rsidR="002230D2">
              <w:rPr>
                <w:sz w:val="26"/>
                <w:szCs w:val="26"/>
              </w:rPr>
              <w:fldChar w:fldCharType="separate"/>
            </w:r>
            <w:r w:rsidR="00283147">
              <w:rPr>
                <w:sz w:val="26"/>
                <w:szCs w:val="26"/>
              </w:rPr>
              <w:fldChar w:fldCharType="begin"/>
            </w:r>
            <w:r w:rsidR="00283147">
              <w:rPr>
                <w:sz w:val="26"/>
                <w:szCs w:val="26"/>
              </w:rPr>
              <w:instrText xml:space="preserve"> INCLUDEPICTURE  "E:\\images (3).jpg" \* MERGEFORMATINET </w:instrText>
            </w:r>
            <w:r w:rsidR="00283147">
              <w:rPr>
                <w:sz w:val="26"/>
                <w:szCs w:val="26"/>
              </w:rPr>
              <w:fldChar w:fldCharType="separate"/>
            </w:r>
            <w:r w:rsidR="00135547">
              <w:rPr>
                <w:sz w:val="26"/>
                <w:szCs w:val="26"/>
              </w:rPr>
              <w:fldChar w:fldCharType="begin"/>
            </w:r>
            <w:r w:rsidR="00135547">
              <w:rPr>
                <w:sz w:val="26"/>
                <w:szCs w:val="26"/>
              </w:rPr>
              <w:instrText xml:space="preserve"> INCLUDEPICTURE  "file:///E:\\images%20(3).jpg" \* MERGEFORMATINET </w:instrText>
            </w:r>
            <w:r w:rsidR="00135547">
              <w:rPr>
                <w:sz w:val="26"/>
                <w:szCs w:val="26"/>
              </w:rPr>
              <w:fldChar w:fldCharType="separate"/>
            </w:r>
            <w:r w:rsidR="00283147">
              <w:rPr>
                <w:sz w:val="26"/>
                <w:szCs w:val="26"/>
              </w:rPr>
              <w:fldChar w:fldCharType="begin"/>
            </w:r>
            <w:r w:rsidR="00283147">
              <w:rPr>
                <w:sz w:val="26"/>
                <w:szCs w:val="26"/>
              </w:rPr>
              <w:instrText xml:space="preserve"> INCLUDEPICTURE  "E:\\images (3).jpg" \* MERGEFORMATINET </w:instrText>
            </w:r>
            <w:r w:rsidR="00283147">
              <w:rPr>
                <w:sz w:val="26"/>
                <w:szCs w:val="26"/>
              </w:rPr>
              <w:fldChar w:fldCharType="separate"/>
            </w:r>
            <w:r w:rsidR="00973951">
              <w:rPr>
                <w:sz w:val="26"/>
                <w:szCs w:val="26"/>
              </w:rPr>
              <w:fldChar w:fldCharType="begin"/>
            </w:r>
            <w:r w:rsidR="00973951">
              <w:rPr>
                <w:sz w:val="26"/>
                <w:szCs w:val="26"/>
              </w:rPr>
              <w:instrText xml:space="preserve"> INCLUDEPICTURE  "file:///E:\\images%20(3).jpg" \* MERGEFORMATINET </w:instrText>
            </w:r>
            <w:r w:rsidR="00973951">
              <w:rPr>
                <w:sz w:val="26"/>
                <w:szCs w:val="26"/>
              </w:rPr>
              <w:fldChar w:fldCharType="separate"/>
            </w:r>
            <w:r w:rsidR="00283147">
              <w:rPr>
                <w:sz w:val="26"/>
                <w:szCs w:val="26"/>
              </w:rPr>
              <w:fldChar w:fldCharType="begin"/>
            </w:r>
            <w:r w:rsidR="00283147">
              <w:rPr>
                <w:sz w:val="26"/>
                <w:szCs w:val="26"/>
              </w:rPr>
              <w:instrText xml:space="preserve"> INCLUDEPICTURE  "E:\\images (3).jpg" \* MERGEFORMATINET </w:instrText>
            </w:r>
            <w:r w:rsidR="00283147">
              <w:rPr>
                <w:sz w:val="26"/>
                <w:szCs w:val="26"/>
              </w:rPr>
              <w:fldChar w:fldCharType="separate"/>
            </w:r>
            <w:r w:rsidR="00B6621D">
              <w:rPr>
                <w:sz w:val="26"/>
                <w:szCs w:val="26"/>
              </w:rPr>
              <w:fldChar w:fldCharType="begin"/>
            </w:r>
            <w:r w:rsidR="00B6621D">
              <w:rPr>
                <w:sz w:val="26"/>
                <w:szCs w:val="26"/>
              </w:rPr>
              <w:instrText xml:space="preserve"> INCLUDEPICTURE  "file:///E:\\images%20(3).jpg" \* MERGEFORMATINET </w:instrText>
            </w:r>
            <w:r w:rsidR="00B6621D">
              <w:rPr>
                <w:sz w:val="26"/>
                <w:szCs w:val="26"/>
              </w:rPr>
              <w:fldChar w:fldCharType="separate"/>
            </w:r>
            <w:r>
              <w:rPr>
                <w:sz w:val="26"/>
                <w:szCs w:val="26"/>
              </w:rPr>
              <w:fldChar w:fldCharType="begin"/>
            </w:r>
            <w:r>
              <w:rPr>
                <w:sz w:val="26"/>
                <w:szCs w:val="26"/>
              </w:rPr>
              <w:instrText xml:space="preserve"> INCLUDEPICTURE  "E:\\images (3).jpg" \* MERGEFORMATINET </w:instrText>
            </w:r>
            <w:r>
              <w:rPr>
                <w:sz w:val="26"/>
                <w:szCs w:val="26"/>
              </w:rPr>
              <w:fldChar w:fldCharType="separate"/>
            </w:r>
            <w:r w:rsidR="00C77619">
              <w:rPr>
                <w:sz w:val="26"/>
                <w:szCs w:val="26"/>
              </w:rPr>
              <w:fldChar w:fldCharType="begin"/>
            </w:r>
            <w:r w:rsidR="00C77619">
              <w:rPr>
                <w:sz w:val="26"/>
                <w:szCs w:val="26"/>
              </w:rPr>
              <w:instrText xml:space="preserve"> INCLUDEPICTURE  "file:///E:\\images%20(3).jpg" \* MERGEFORMATINET </w:instrText>
            </w:r>
            <w:r w:rsidR="00C77619">
              <w:rPr>
                <w:sz w:val="26"/>
                <w:szCs w:val="26"/>
              </w:rPr>
              <w:fldChar w:fldCharType="separate"/>
            </w:r>
            <w:r>
              <w:rPr>
                <w:sz w:val="26"/>
                <w:szCs w:val="26"/>
              </w:rPr>
              <w:fldChar w:fldCharType="begin"/>
            </w:r>
            <w:r>
              <w:rPr>
                <w:sz w:val="26"/>
                <w:szCs w:val="26"/>
              </w:rPr>
              <w:instrText xml:space="preserve"> INCLUDEPICTURE  "E:\\images (3).jpg" \* MERGEFORMATINET </w:instrText>
            </w:r>
            <w:r>
              <w:rPr>
                <w:sz w:val="26"/>
                <w:szCs w:val="26"/>
              </w:rPr>
              <w:fldChar w:fldCharType="separate"/>
            </w:r>
            <w:r>
              <w:rPr>
                <w:sz w:val="26"/>
                <w:szCs w:val="26"/>
              </w:rPr>
              <w:fldChar w:fldCharType="begin"/>
            </w:r>
            <w:r>
              <w:rPr>
                <w:sz w:val="26"/>
                <w:szCs w:val="26"/>
              </w:rPr>
              <w:instrText xml:space="preserve"> INCLUDEPICTURE  "E:\\images (3).jpg" \* MERGEFORMATINET </w:instrText>
            </w:r>
            <w:r>
              <w:rPr>
                <w:sz w:val="26"/>
                <w:szCs w:val="26"/>
              </w:rPr>
              <w:fldChar w:fldCharType="separate"/>
            </w:r>
            <w:r w:rsidR="009F49CB">
              <w:rPr>
                <w:sz w:val="26"/>
                <w:szCs w:val="26"/>
              </w:rPr>
              <w:fldChar w:fldCharType="begin"/>
            </w:r>
            <w:r w:rsidR="009F49CB">
              <w:rPr>
                <w:sz w:val="26"/>
                <w:szCs w:val="26"/>
              </w:rPr>
              <w:instrText xml:space="preserve"> </w:instrText>
            </w:r>
            <w:r w:rsidR="009F49CB">
              <w:rPr>
                <w:sz w:val="26"/>
                <w:szCs w:val="26"/>
              </w:rPr>
              <w:instrText>INCLUDEPICTURE  "E:\\images (3).jpg" \* MERGEFORMATINET</w:instrText>
            </w:r>
            <w:r w:rsidR="009F49CB">
              <w:rPr>
                <w:sz w:val="26"/>
                <w:szCs w:val="26"/>
              </w:rPr>
              <w:instrText xml:space="preserve"> </w:instrText>
            </w:r>
            <w:r w:rsidR="009F49CB">
              <w:rPr>
                <w:sz w:val="26"/>
                <w:szCs w:val="26"/>
              </w:rPr>
              <w:fldChar w:fldCharType="separate"/>
            </w:r>
            <w:r w:rsidR="009F49CB">
              <w:rPr>
                <w:sz w:val="26"/>
                <w:szCs w:val="26"/>
              </w:rPr>
              <w:pict w14:anchorId="15E36A95">
                <v:shape id="_x0000_i1034" type="#_x0000_t75" style="width:168pt;height:168pt">
                  <v:imagedata r:id="rId26" r:href="rId27"/>
                </v:shape>
              </w:pict>
            </w:r>
            <w:r w:rsidR="009F49CB">
              <w:rPr>
                <w:sz w:val="26"/>
                <w:szCs w:val="26"/>
              </w:rPr>
              <w:fldChar w:fldCharType="end"/>
            </w:r>
            <w:r>
              <w:rPr>
                <w:sz w:val="26"/>
                <w:szCs w:val="26"/>
              </w:rPr>
              <w:fldChar w:fldCharType="end"/>
            </w:r>
            <w:r>
              <w:rPr>
                <w:sz w:val="26"/>
                <w:szCs w:val="26"/>
              </w:rPr>
              <w:fldChar w:fldCharType="end"/>
            </w:r>
            <w:r w:rsidR="00C77619">
              <w:rPr>
                <w:sz w:val="26"/>
                <w:szCs w:val="26"/>
              </w:rPr>
              <w:fldChar w:fldCharType="end"/>
            </w:r>
            <w:r>
              <w:rPr>
                <w:sz w:val="26"/>
                <w:szCs w:val="26"/>
              </w:rPr>
              <w:fldChar w:fldCharType="end"/>
            </w:r>
            <w:r w:rsidR="00B6621D">
              <w:rPr>
                <w:sz w:val="26"/>
                <w:szCs w:val="26"/>
              </w:rPr>
              <w:fldChar w:fldCharType="end"/>
            </w:r>
            <w:r w:rsidR="00283147">
              <w:rPr>
                <w:sz w:val="26"/>
                <w:szCs w:val="26"/>
              </w:rPr>
              <w:fldChar w:fldCharType="end"/>
            </w:r>
            <w:r w:rsidR="00973951">
              <w:rPr>
                <w:sz w:val="26"/>
                <w:szCs w:val="26"/>
              </w:rPr>
              <w:fldChar w:fldCharType="end"/>
            </w:r>
            <w:r w:rsidR="00283147">
              <w:rPr>
                <w:sz w:val="26"/>
                <w:szCs w:val="26"/>
              </w:rPr>
              <w:fldChar w:fldCharType="end"/>
            </w:r>
            <w:r w:rsidR="00135547">
              <w:rPr>
                <w:sz w:val="26"/>
                <w:szCs w:val="26"/>
              </w:rPr>
              <w:fldChar w:fldCharType="end"/>
            </w:r>
            <w:r w:rsidR="00283147">
              <w:rPr>
                <w:sz w:val="26"/>
                <w:szCs w:val="26"/>
              </w:rPr>
              <w:fldChar w:fldCharType="end"/>
            </w:r>
            <w:r w:rsidR="002230D2">
              <w:rPr>
                <w:sz w:val="26"/>
                <w:szCs w:val="26"/>
              </w:rPr>
              <w:fldChar w:fldCharType="end"/>
            </w:r>
            <w:r w:rsidR="00283147">
              <w:rPr>
                <w:sz w:val="26"/>
                <w:szCs w:val="26"/>
              </w:rPr>
              <w:fldChar w:fldCharType="end"/>
            </w:r>
            <w:r w:rsidR="00D51BAA">
              <w:rPr>
                <w:sz w:val="26"/>
                <w:szCs w:val="26"/>
              </w:rPr>
              <w:fldChar w:fldCharType="end"/>
            </w:r>
            <w:r w:rsidR="00283147">
              <w:rPr>
                <w:sz w:val="26"/>
                <w:szCs w:val="26"/>
              </w:rPr>
              <w:fldChar w:fldCharType="end"/>
            </w:r>
            <w:r w:rsidR="00FC6CB4">
              <w:rPr>
                <w:sz w:val="26"/>
                <w:szCs w:val="26"/>
              </w:rPr>
              <w:fldChar w:fldCharType="end"/>
            </w:r>
            <w:r w:rsidR="00283147">
              <w:rPr>
                <w:sz w:val="26"/>
                <w:szCs w:val="26"/>
              </w:rPr>
              <w:fldChar w:fldCharType="end"/>
            </w:r>
            <w:r w:rsidR="00BE18CF">
              <w:rPr>
                <w:sz w:val="26"/>
                <w:szCs w:val="26"/>
              </w:rPr>
              <w:fldChar w:fldCharType="end"/>
            </w:r>
            <w:r w:rsidR="004A7C62">
              <w:rPr>
                <w:sz w:val="26"/>
                <w:szCs w:val="26"/>
              </w:rPr>
              <w:fldChar w:fldCharType="end"/>
            </w:r>
            <w:r w:rsidR="00285F5B">
              <w:rPr>
                <w:sz w:val="26"/>
                <w:szCs w:val="26"/>
              </w:rPr>
              <w:fldChar w:fldCharType="end"/>
            </w:r>
            <w:r w:rsidRPr="004F67E0">
              <w:rPr>
                <w:sz w:val="26"/>
                <w:szCs w:val="26"/>
              </w:rPr>
              <w:fldChar w:fldCharType="end"/>
            </w:r>
          </w:p>
          <w:p w14:paraId="6AD58663" w14:textId="77777777" w:rsidR="0092116D" w:rsidRDefault="0092116D">
            <w:pPr>
              <w:rPr>
                <w:sz w:val="26"/>
                <w:szCs w:val="26"/>
              </w:rPr>
            </w:pPr>
          </w:p>
        </w:tc>
        <w:tc>
          <w:tcPr>
            <w:tcW w:w="5864"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1C917D80" w14:textId="77777777" w:rsidR="0092116D" w:rsidRDefault="0092116D">
            <w:pPr>
              <w:spacing w:before="40" w:after="40" w:line="276" w:lineRule="auto"/>
              <w:rPr>
                <w:sz w:val="26"/>
                <w:szCs w:val="26"/>
              </w:rPr>
            </w:pPr>
            <w:r>
              <w:rPr>
                <w:sz w:val="26"/>
                <w:szCs w:val="26"/>
              </w:rPr>
              <w:t>- Tiếp điểm: 10A/250VAC</w:t>
            </w:r>
          </w:p>
          <w:p w14:paraId="148862F5" w14:textId="77777777" w:rsidR="0092116D" w:rsidRDefault="0092116D">
            <w:pPr>
              <w:spacing w:before="40" w:after="40" w:line="276" w:lineRule="auto"/>
              <w:rPr>
                <w:sz w:val="26"/>
                <w:szCs w:val="26"/>
              </w:rPr>
            </w:pPr>
            <w:r>
              <w:rPr>
                <w:sz w:val="26"/>
                <w:szCs w:val="26"/>
              </w:rPr>
              <w:t>- Điều khiển: 5V GPIO</w:t>
            </w:r>
          </w:p>
          <w:p w14:paraId="4F49011B" w14:textId="77777777" w:rsidR="0092116D" w:rsidRDefault="0092116D">
            <w:pPr>
              <w:spacing w:before="40" w:after="40" w:line="276" w:lineRule="auto"/>
              <w:rPr>
                <w:sz w:val="26"/>
                <w:szCs w:val="26"/>
              </w:rPr>
            </w:pPr>
            <w:r>
              <w:rPr>
                <w:sz w:val="26"/>
                <w:szCs w:val="26"/>
              </w:rPr>
              <w:t>- Cách ly quang: Opto-coupler</w:t>
            </w:r>
          </w:p>
          <w:p w14:paraId="3EBC5A2D" w14:textId="77777777" w:rsidR="0092116D" w:rsidRDefault="0092116D">
            <w:pPr>
              <w:spacing w:before="40" w:after="40" w:line="276" w:lineRule="auto"/>
              <w:rPr>
                <w:sz w:val="26"/>
                <w:szCs w:val="26"/>
              </w:rPr>
            </w:pPr>
            <w:r>
              <w:rPr>
                <w:sz w:val="26"/>
                <w:szCs w:val="26"/>
              </w:rPr>
              <w:t>- Hỗ trợ dimming qua PWM  [7]</w:t>
            </w:r>
          </w:p>
        </w:tc>
      </w:tr>
      <w:tr w:rsidR="0092116D" w14:paraId="122CF8F5" w14:textId="77777777" w:rsidTr="00FC4DE1">
        <w:tc>
          <w:tcPr>
            <w:tcW w:w="294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561D59C0" w14:textId="77777777" w:rsidR="0092116D" w:rsidRDefault="0092116D">
            <w:pPr>
              <w:rPr>
                <w:sz w:val="26"/>
                <w:szCs w:val="26"/>
              </w:rPr>
            </w:pPr>
            <w:r>
              <w:rPr>
                <w:sz w:val="26"/>
                <w:szCs w:val="26"/>
              </w:rPr>
              <w:t>Nút bấm (Push Button)</w:t>
            </w:r>
          </w:p>
          <w:p w14:paraId="4F1150E1" w14:textId="6B80F4B5" w:rsidR="0092116D" w:rsidRDefault="002B1541">
            <w:pPr>
              <w:rPr>
                <w:sz w:val="26"/>
                <w:szCs w:val="26"/>
              </w:rPr>
            </w:pPr>
            <w:r>
              <w:fldChar w:fldCharType="begin"/>
            </w:r>
            <w:r>
              <w:instrText xml:space="preserve"> INCLUDEPICTURE "https://www.sparkfun.com/media/catalog/product/cache/f3020b7489dcfc4d1d147cf4dad07b7f/0/9/09190-03-L.jpg" \* MERGEFORMATINET </w:instrText>
            </w:r>
            <w:r>
              <w:fldChar w:fldCharType="separate"/>
            </w:r>
            <w:r w:rsidR="00C8029E">
              <w:fldChar w:fldCharType="begin"/>
            </w:r>
            <w:r w:rsidR="00C8029E">
              <w:instrText xml:space="preserve"> INCLUDEPICTURE  "https://www.sparkfun.com/media/catalog/product/cache/f3020b7489dcfc4d1d147cf4dad07b7f/0/9/09190-03-L.jpg" \* MERGEFORMATINET </w:instrText>
            </w:r>
            <w:r w:rsidR="00C8029E">
              <w:fldChar w:fldCharType="separate"/>
            </w:r>
            <w:r w:rsidR="00E34C4B">
              <w:fldChar w:fldCharType="begin"/>
            </w:r>
            <w:r w:rsidR="00E34C4B">
              <w:instrText xml:space="preserve"> INCLUDEPICTURE  "https://www.sparkfun.com/media/catalog/product/cache/f3020b7489dcfc4d1d147cf4dad07b7f/0/9/09190-03-L.jpg" \* MERGEFORMATINET </w:instrText>
            </w:r>
            <w:r w:rsidR="00E34C4B">
              <w:fldChar w:fldCharType="separate"/>
            </w:r>
            <w:r>
              <w:fldChar w:fldCharType="begin"/>
            </w:r>
            <w:r>
              <w:instrText xml:space="preserve"> INCLUDEPICTURE  "https://www.sparkfun.com/media/catalog/product/cache/f3020b7489dcfc4d1d147cf4dad07b7f/0/9/09190-03-L.jpg" \* MERGEFORMATINET </w:instrText>
            </w:r>
            <w:r>
              <w:fldChar w:fldCharType="separate"/>
            </w:r>
            <w:r w:rsidR="00283147">
              <w:fldChar w:fldCharType="begin"/>
            </w:r>
            <w:r w:rsidR="00283147">
              <w:instrText xml:space="preserve"> INCLUDEPICTURE  "https://www.sparkfun.com/media/catalog/product/cache/f3020b7489dcfc4d1d147cf4dad07b7f/0/9/09190-03-L.jpg" \* MERGEFORMATINET </w:instrText>
            </w:r>
            <w:r w:rsidR="00283147">
              <w:fldChar w:fldCharType="separate"/>
            </w:r>
            <w:r w:rsidR="00FC6CB4">
              <w:fldChar w:fldCharType="begin"/>
            </w:r>
            <w:r w:rsidR="00FC6CB4">
              <w:instrText xml:space="preserve"> INCLUDEPICTURE  "https://www.sparkfun.com/media/catalog/product/cache/f3020b7489dcfc4d1d147cf4dad07b7f/0/9/09190-03-L.jpg" \* MERGEFORMATINET </w:instrText>
            </w:r>
            <w:r w:rsidR="00FC6CB4">
              <w:fldChar w:fldCharType="separate"/>
            </w:r>
            <w:r w:rsidR="00283147">
              <w:fldChar w:fldCharType="begin"/>
            </w:r>
            <w:r w:rsidR="00283147">
              <w:instrText xml:space="preserve"> INCLUDEPICTURE  "https://www.sparkfun.com/media/catalog/product/cache/f3020b7489dcfc4d1d147cf4dad07b7f/0/9/09190-03-L.jpg" \* MERGEFORMATINET </w:instrText>
            </w:r>
            <w:r w:rsidR="00283147">
              <w:fldChar w:fldCharType="separate"/>
            </w:r>
            <w:r w:rsidR="00D51BAA">
              <w:fldChar w:fldCharType="begin"/>
            </w:r>
            <w:r w:rsidR="00D51BAA">
              <w:instrText xml:space="preserve"> INCLUDEPICTURE  "https://www.sparkfun.com/media/catalog/product/cache/f3020b7489dcfc4d1d147cf4dad07b7f/0/9/09190-03-L.jpg" \* MERGEFORMATINET </w:instrText>
            </w:r>
            <w:r w:rsidR="00D51BAA">
              <w:fldChar w:fldCharType="separate"/>
            </w:r>
            <w:r w:rsidR="00283147">
              <w:fldChar w:fldCharType="begin"/>
            </w:r>
            <w:r w:rsidR="00283147">
              <w:instrText xml:space="preserve"> INCLUDEPICTURE  "https://www.sparkfun.com/media/catalog/product/cache/f3020b7489dcfc4d1d147cf4dad07b7f/0/9/09190-03-L.jpg" \* MERGEFORMATINET </w:instrText>
            </w:r>
            <w:r w:rsidR="00283147">
              <w:fldChar w:fldCharType="separate"/>
            </w:r>
            <w:r w:rsidR="002230D2">
              <w:fldChar w:fldCharType="begin"/>
            </w:r>
            <w:r w:rsidR="002230D2">
              <w:instrText xml:space="preserve"> INCLUDEPICTURE  "https://www.sparkfun.com/media/catalog/product/cache/f3020b7489dcfc4d1d147cf4dad07b7f/0/9/09190-03-L.jpg" \* MERGEFORMATINET </w:instrText>
            </w:r>
            <w:r w:rsidR="002230D2">
              <w:fldChar w:fldCharType="separate"/>
            </w:r>
            <w:r w:rsidR="00283147">
              <w:fldChar w:fldCharType="begin"/>
            </w:r>
            <w:r w:rsidR="00283147">
              <w:instrText xml:space="preserve"> INCLUDEPICTURE  "https://www.sparkfun.com/media/catalog/product/cache/f3020b7489dcfc4d1d147cf4dad07b7f/0/9/09190-03-L.jpg" \* MERGEFORMATINET </w:instrText>
            </w:r>
            <w:r w:rsidR="00283147">
              <w:fldChar w:fldCharType="separate"/>
            </w:r>
            <w:r w:rsidR="00135547">
              <w:fldChar w:fldCharType="begin"/>
            </w:r>
            <w:r w:rsidR="00135547">
              <w:instrText xml:space="preserve"> INCLUDEPICTURE  "https://www.sparkfun.com/media/catalog/product/cache/f3020b7489dcfc4d1d147cf4dad07b7f/0/9/09190-03-L.jpg" \* MERGEFORMATINET </w:instrText>
            </w:r>
            <w:r w:rsidR="00135547">
              <w:fldChar w:fldCharType="separate"/>
            </w:r>
            <w:r w:rsidR="00283147">
              <w:fldChar w:fldCharType="begin"/>
            </w:r>
            <w:r w:rsidR="00283147">
              <w:instrText xml:space="preserve"> INCLUDEPICTURE  "https://www.sparkfun.com/media/catalog/product/cache/f3020b7489dcfc4d1d147cf4dad07b7f/0/9/09190-03-L.jpg" \* MERGEFORMATINET </w:instrText>
            </w:r>
            <w:r w:rsidR="00283147">
              <w:fldChar w:fldCharType="separate"/>
            </w:r>
            <w:r w:rsidR="00973951">
              <w:fldChar w:fldCharType="begin"/>
            </w:r>
            <w:r w:rsidR="00973951">
              <w:instrText xml:space="preserve"> INCLUDEPICTURE  "https://www.sparkfun.com/media/catalog/product/cache/f3020b7489dcfc4d1d147cf4dad07b7f/0/9/09190-03-L.jpg" \* MERGEFORMATINET </w:instrText>
            </w:r>
            <w:r w:rsidR="00973951">
              <w:fldChar w:fldCharType="separate"/>
            </w:r>
            <w:r w:rsidR="00283147">
              <w:fldChar w:fldCharType="begin"/>
            </w:r>
            <w:r w:rsidR="00283147">
              <w:instrText xml:space="preserve"> INCLUDEPICTURE  "https://www.sparkfun.com/media/catalog/product/cache/f3020b7489dcfc4d1d147cf4dad07b7f/0/9/09190-03-L.jpg" \* MERGEFORMATINET </w:instrText>
            </w:r>
            <w:r w:rsidR="00283147">
              <w:fldChar w:fldCharType="separate"/>
            </w:r>
            <w:r w:rsidR="00B6621D">
              <w:fldChar w:fldCharType="begin"/>
            </w:r>
            <w:r w:rsidR="00B6621D">
              <w:instrText xml:space="preserve"> INCLUDEPICTURE  "https://www.sparkfun.com/media/catalog/product/cache/f3020b7489dcfc4d1d147cf4dad07b7f/0/9/09190-03-L.jpg" \* MERGEFORMATINET </w:instrText>
            </w:r>
            <w:r w:rsidR="00B6621D">
              <w:fldChar w:fldCharType="separate"/>
            </w:r>
            <w:r>
              <w:fldChar w:fldCharType="begin"/>
            </w:r>
            <w:r>
              <w:instrText xml:space="preserve"> INCLUDEPICTURE  "https://www.sparkfun.com/media/catalog/product/cache/f3020b7489dcfc4d1d147cf4dad07b7f/0/9/09190-03-L.jpg" \* MERGEFORMATINET </w:instrText>
            </w:r>
            <w:r>
              <w:fldChar w:fldCharType="separate"/>
            </w:r>
            <w:r>
              <w:fldChar w:fldCharType="begin"/>
            </w:r>
            <w:r>
              <w:instrText xml:space="preserve"> INCLUDEPICTURE  "https://www.sparkfun.com/media/catalog/product/cache/f3020b7489dcfc4d1d147cf4dad07b7f/0/9/09190-03-L.jpg" \* MERGEFORMATINET </w:instrText>
            </w:r>
            <w:r>
              <w:fldChar w:fldCharType="separate"/>
            </w:r>
            <w:r>
              <w:fldChar w:fldCharType="begin"/>
            </w:r>
            <w:r>
              <w:instrText xml:space="preserve"> INCLUDEPICTURE  "https://www.sparkfun.com/media/catalog/product/cache/f3020b7489dcfc4d1d147cf4dad07b7f/0/9/09190-03-L.jpg" \* MERGEFORMATINET </w:instrText>
            </w:r>
            <w:r>
              <w:fldChar w:fldCharType="separate"/>
            </w:r>
            <w:r>
              <w:fldChar w:fldCharType="begin"/>
            </w:r>
            <w:r>
              <w:instrText xml:space="preserve"> INCLUDEPICTURE  "https://www.sparkfun.com/media/catalog/product/cache/f3020b7489dcfc4d1d147cf4dad07b7f/0/9/09190-03-L.jpg" \* MERGEFORMATINET </w:instrText>
            </w:r>
            <w:r>
              <w:fldChar w:fldCharType="separate"/>
            </w:r>
            <w:r w:rsidR="009F49CB">
              <w:fldChar w:fldCharType="begin"/>
            </w:r>
            <w:r w:rsidR="009F49CB">
              <w:instrText xml:space="preserve"> </w:instrText>
            </w:r>
            <w:r w:rsidR="009F49CB">
              <w:instrText>INCLUDEPICTURE  "https://www.sparkfun.com/media/catalog/product/cache/f3020b7489dcfc4d1d147cf4dad07b7f/0/9/09190-03-L.jpg" \* MERGEFORMATINET</w:instrText>
            </w:r>
            <w:r w:rsidR="009F49CB">
              <w:instrText xml:space="preserve"> </w:instrText>
            </w:r>
            <w:r w:rsidR="009F49CB">
              <w:fldChar w:fldCharType="separate"/>
            </w:r>
            <w:r w:rsidR="009F49CB">
              <w:pict w14:anchorId="56C8AD8E">
                <v:shape id="_x0000_i1035" type="#_x0000_t75" alt="Momentary Pushbutton Switch - 12mm Square - SparkFun Electronics" style="width:132pt;height:132pt">
                  <v:imagedata r:id="rId28" r:href="rId29"/>
                </v:shape>
              </w:pict>
            </w:r>
            <w:r w:rsidR="009F49CB">
              <w:fldChar w:fldCharType="end"/>
            </w:r>
            <w:r>
              <w:fldChar w:fldCharType="end"/>
            </w:r>
            <w:r>
              <w:fldChar w:fldCharType="end"/>
            </w:r>
            <w:r>
              <w:fldChar w:fldCharType="end"/>
            </w:r>
            <w:r>
              <w:fldChar w:fldCharType="end"/>
            </w:r>
            <w:r w:rsidR="00B6621D">
              <w:fldChar w:fldCharType="end"/>
            </w:r>
            <w:r w:rsidR="00283147">
              <w:fldChar w:fldCharType="end"/>
            </w:r>
            <w:r w:rsidR="00973951">
              <w:fldChar w:fldCharType="end"/>
            </w:r>
            <w:r w:rsidR="00283147">
              <w:fldChar w:fldCharType="end"/>
            </w:r>
            <w:r w:rsidR="00135547">
              <w:fldChar w:fldCharType="end"/>
            </w:r>
            <w:r w:rsidR="00283147">
              <w:fldChar w:fldCharType="end"/>
            </w:r>
            <w:r w:rsidR="002230D2">
              <w:fldChar w:fldCharType="end"/>
            </w:r>
            <w:r w:rsidR="00283147">
              <w:fldChar w:fldCharType="end"/>
            </w:r>
            <w:r w:rsidR="00D51BAA">
              <w:fldChar w:fldCharType="end"/>
            </w:r>
            <w:r w:rsidR="00283147">
              <w:fldChar w:fldCharType="end"/>
            </w:r>
            <w:r w:rsidR="00FC6CB4">
              <w:fldChar w:fldCharType="end"/>
            </w:r>
            <w:r w:rsidR="00283147">
              <w:fldChar w:fldCharType="end"/>
            </w:r>
            <w:r>
              <w:fldChar w:fldCharType="end"/>
            </w:r>
            <w:r w:rsidR="00E34C4B">
              <w:fldChar w:fldCharType="end"/>
            </w:r>
            <w:r w:rsidR="00C8029E">
              <w:fldChar w:fldCharType="end"/>
            </w:r>
            <w:r>
              <w:fldChar w:fldCharType="end"/>
            </w:r>
          </w:p>
        </w:tc>
        <w:tc>
          <w:tcPr>
            <w:tcW w:w="5864"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6589882" w14:textId="77777777" w:rsidR="0092116D" w:rsidRDefault="0092116D">
            <w:pPr>
              <w:spacing w:before="40" w:after="40" w:line="276" w:lineRule="auto"/>
              <w:rPr>
                <w:sz w:val="26"/>
                <w:szCs w:val="26"/>
              </w:rPr>
            </w:pPr>
            <w:r>
              <w:rPr>
                <w:sz w:val="26"/>
                <w:szCs w:val="26"/>
              </w:rPr>
              <w:t>- Loại: Momentary tactile switch</w:t>
            </w:r>
          </w:p>
          <w:p w14:paraId="6FDFAC15" w14:textId="77777777" w:rsidR="0092116D" w:rsidRDefault="0092116D">
            <w:pPr>
              <w:spacing w:before="40" w:after="40" w:line="276" w:lineRule="auto"/>
              <w:rPr>
                <w:sz w:val="26"/>
                <w:szCs w:val="26"/>
              </w:rPr>
            </w:pPr>
            <w:r>
              <w:rPr>
                <w:sz w:val="26"/>
                <w:szCs w:val="26"/>
              </w:rPr>
              <w:t>- Điện áp: 3.3V–5V</w:t>
            </w:r>
          </w:p>
          <w:p w14:paraId="72D9A14E" w14:textId="77777777" w:rsidR="0092116D" w:rsidRDefault="0092116D">
            <w:pPr>
              <w:spacing w:before="40" w:after="40" w:line="276" w:lineRule="auto"/>
              <w:rPr>
                <w:sz w:val="26"/>
                <w:szCs w:val="26"/>
              </w:rPr>
            </w:pPr>
            <w:r>
              <w:rPr>
                <w:sz w:val="26"/>
                <w:szCs w:val="26"/>
              </w:rPr>
              <w:t>- Giao tiếp: Digital Input GPIO</w:t>
            </w:r>
          </w:p>
          <w:p w14:paraId="497C6E2B" w14:textId="77777777" w:rsidR="0092116D" w:rsidRDefault="0092116D">
            <w:pPr>
              <w:spacing w:before="40" w:after="40" w:line="276" w:lineRule="auto"/>
              <w:rPr>
                <w:sz w:val="26"/>
                <w:szCs w:val="26"/>
              </w:rPr>
            </w:pPr>
            <w:r>
              <w:rPr>
                <w:sz w:val="26"/>
                <w:szCs w:val="26"/>
              </w:rPr>
              <w:t>- Pull-up nội: Hỗ trợ qua firmware  [8]</w:t>
            </w:r>
          </w:p>
          <w:p w14:paraId="220E1AF5" w14:textId="5A062E15" w:rsidR="0092116D" w:rsidRDefault="0092116D">
            <w:pPr>
              <w:spacing w:before="40" w:after="40" w:line="276" w:lineRule="auto"/>
              <w:rPr>
                <w:sz w:val="26"/>
                <w:szCs w:val="26"/>
              </w:rPr>
            </w:pPr>
          </w:p>
        </w:tc>
      </w:tr>
    </w:tbl>
    <w:p w14:paraId="511EA6E6" w14:textId="2D9EB7BB" w:rsidR="0092116D" w:rsidRDefault="0092116D" w:rsidP="0092116D"/>
    <w:p w14:paraId="1FF5AF0E" w14:textId="0CC9A886" w:rsidR="0092116D" w:rsidRDefault="0092116D" w:rsidP="00C058C7">
      <w:pPr>
        <w:pStyle w:val="u3"/>
      </w:pPr>
      <w:bookmarkStart w:id="19" w:name="_Toc230994809"/>
      <w:r>
        <w:lastRenderedPageBreak/>
        <w:t>Raspberry Pi 3 Model B</w:t>
      </w:r>
      <w:bookmarkEnd w:id="19"/>
    </w:p>
    <w:p w14:paraId="2F497C56" w14:textId="2EDD3ECF" w:rsidR="0092116D" w:rsidRDefault="0092116D" w:rsidP="0092116D">
      <w:pPr>
        <w:pStyle w:val="txtNoiDung01"/>
      </w:pPr>
      <w:r>
        <w:t>Raspberry Pi 3 Model B là máy tính nhúng một bo mạch</w:t>
      </w:r>
      <w:r w:rsidR="00004657">
        <w:rPr>
          <w:lang w:val="en-US"/>
        </w:rPr>
        <w:t>\</w:t>
      </w:r>
      <w:r>
        <w:t xml:space="preserve"> được phát triển bởi Raspberry Pi Foundation, được sử dụng làm bộ điều khiển trung tâm của hệ thống. Với bộ vi xử lý ARM Cortex-A53 quad-core 1.2GHz, RAM 1GB và khả năng kết nối WiFi/Bluetooth tích hợp, Raspberry Pi 3 có đủ năng lực xử lý để chạy đồng thời MQTT client, các script điều khiển GPIO và giao tiếp với Backend server.</w:t>
      </w:r>
    </w:p>
    <w:p w14:paraId="57DA95F3" w14:textId="49F90B05" w:rsidR="00CE3DDD" w:rsidRDefault="0092116D" w:rsidP="00CE3DDD">
      <w:pPr>
        <w:pStyle w:val="txtNoiDung01"/>
        <w:rPr>
          <w:lang w:val="en-US"/>
        </w:rPr>
      </w:pPr>
      <w:r>
        <w:t>Trong hệ thống, Raspberry Pi 3 thực hiện các nhiệm vụ chính: đọc dữ liệu từ cảm biến DHT11, MQ-2, HC-SR04, cảm biến báo cháy và nút bấm; điều khiển relay để bật/tắt đèn và quạt; điều khiển servo theo góc quy định; và kết nối MQTT broker để trao đổi dữ liệu với Backend theo thời gian thực.</w:t>
      </w:r>
      <w:r w:rsidR="00CE3DDD" w:rsidRPr="00CE3DDD">
        <w:t xml:space="preserve"> </w:t>
      </w:r>
    </w:p>
    <w:p w14:paraId="09BFDBBE" w14:textId="23DCB34C" w:rsidR="00254FC9" w:rsidRDefault="009F49CB" w:rsidP="00254FC9">
      <w:pPr>
        <w:pStyle w:val="txtNoiDung01"/>
        <w:keepNext/>
        <w:ind w:firstLine="0"/>
        <w:jc w:val="center"/>
      </w:pPr>
      <w:r>
        <w:rPr>
          <w:lang w:val="en-US"/>
        </w:rPr>
        <w:pict w14:anchorId="79C671F2">
          <v:shape id="_x0000_i1036" type="#_x0000_t75" style="width:407.4pt;height:228pt;visibility:visible">
            <v:imagedata r:id="rId30" o:title=""/>
          </v:shape>
        </w:pict>
      </w:r>
    </w:p>
    <w:p w14:paraId="2CA62910" w14:textId="47F04DE6" w:rsidR="00342981" w:rsidRPr="00254FC9" w:rsidRDefault="00004657" w:rsidP="00254FC9">
      <w:pPr>
        <w:pStyle w:val="Chuthich"/>
        <w:jc w:val="center"/>
        <w:rPr>
          <w:lang w:val="en-US"/>
        </w:rPr>
      </w:pPr>
      <w:bookmarkStart w:id="20" w:name="_Toc230989334"/>
      <w:bookmarkStart w:id="21" w:name="_Toc230994898"/>
      <w:bookmarkStart w:id="22" w:name="_Toc230995185"/>
      <w:r>
        <w:t>Hình</w:t>
      </w:r>
      <w:r w:rsidR="00254FC9">
        <w:t xml:space="preserve">Hình </w:t>
      </w:r>
      <w:r w:rsidR="00577900">
        <w:fldChar w:fldCharType="begin"/>
      </w:r>
      <w:r w:rsidR="00577900">
        <w:instrText xml:space="preserve"> STYLEREF 1 \s </w:instrText>
      </w:r>
      <w:r w:rsidR="00577900">
        <w:fldChar w:fldCharType="separate"/>
      </w:r>
      <w:r w:rsidR="00577900">
        <w:t>2</w:t>
      </w:r>
      <w:r w:rsidR="00577900">
        <w:fldChar w:fldCharType="end"/>
      </w:r>
      <w:r w:rsidR="00577900">
        <w:noBreakHyphen/>
      </w:r>
      <w:r w:rsidR="00EB7705">
        <w:fldChar w:fldCharType="begin"/>
      </w:r>
      <w:r w:rsidR="00EB7705">
        <w:instrText xml:space="preserve"> SEQ Hình \* ARABIC \s 1 </w:instrText>
      </w:r>
      <w:r w:rsidR="00EB7705">
        <w:fldChar w:fldCharType="separate"/>
      </w:r>
      <w:r w:rsidR="00EB7705">
        <w:t>2</w:t>
      </w:r>
      <w:r w:rsidR="00EB7705">
        <w:fldChar w:fldCharType="end"/>
      </w:r>
      <w:r>
        <w:rPr>
          <w:lang w:val="en-US"/>
        </w:rPr>
        <w:t>.</w:t>
      </w:r>
      <w:r w:rsidR="00577900">
        <w:fldChar w:fldCharType="begin"/>
      </w:r>
      <w:r w:rsidR="00577900">
        <w:instrText xml:space="preserve"> SEQ Hình \* ARABIC \s 1 </w:instrText>
      </w:r>
      <w:r w:rsidR="00577900">
        <w:fldChar w:fldCharType="separate"/>
      </w:r>
      <w:r w:rsidR="00577900">
        <w:t>1</w:t>
      </w:r>
      <w:r w:rsidR="00577900">
        <w:fldChar w:fldCharType="end"/>
      </w:r>
      <w:r w:rsidR="00254FC9">
        <w:rPr>
          <w:i/>
          <w:color w:val="000000"/>
        </w:rPr>
        <w:t xml:space="preserve"> Sơ đồ khối quy trình hoạt động của Raspberry Pi 3</w:t>
      </w:r>
      <w:bookmarkEnd w:id="20"/>
      <w:bookmarkEnd w:id="21"/>
      <w:bookmarkEnd w:id="22"/>
    </w:p>
    <w:p w14:paraId="643DEFCA" w14:textId="77777777" w:rsidR="00004657" w:rsidRPr="00342981" w:rsidRDefault="00004657" w:rsidP="00004657">
      <w:pPr>
        <w:pStyle w:val="txtHinhCaption"/>
        <w:rPr>
          <w:lang w:val="en-US"/>
        </w:rPr>
      </w:pPr>
    </w:p>
    <w:p w14:paraId="0B6CE747" w14:textId="3B166429" w:rsidR="0092116D" w:rsidRDefault="0092116D" w:rsidP="00C058C7">
      <w:pPr>
        <w:pStyle w:val="u3"/>
      </w:pPr>
      <w:bookmarkStart w:id="23" w:name="_Toc230994810"/>
      <w:r>
        <w:t>Cảm biến DHT11</w:t>
      </w:r>
      <w:bookmarkEnd w:id="23"/>
    </w:p>
    <w:p w14:paraId="6BF150F4" w14:textId="77777777" w:rsidR="0092116D" w:rsidRPr="0092116D" w:rsidRDefault="0092116D" w:rsidP="0092116D">
      <w:pPr>
        <w:pStyle w:val="txtNoiDung01"/>
      </w:pPr>
      <w:r w:rsidRPr="0092116D">
        <w:t>Cảm biến DHT11 là cảm biến kỹ thuật số giá thành thấp, dùng để đo nhiệt độ môi trường trong khoảng 0–50°C và độ ẩm trong khoảng 20–80%RH. Cảm biến giao tiếp với Raspberry Pi thông qua giao thức Single-Wire, chỉ cần một chân GPIO duy nhất. Dữ liệu nhiệt độ và độ ẩm được thu thập định kỳ và gửi lên MQTT broker, từ đó Backend sử dụng để ra quyết định bật/tắt quạt hoặc điều hòa tự động, đồng thời hiển thị lên ứng dụng di động để người dùng theo dõi.</w:t>
      </w:r>
    </w:p>
    <w:p w14:paraId="1D1568D4" w14:textId="16319D19" w:rsidR="00254FC9" w:rsidRDefault="008F0A33" w:rsidP="00254FC9">
      <w:pPr>
        <w:pStyle w:val="txtNoiDung01"/>
        <w:keepNext/>
        <w:jc w:val="center"/>
      </w:pPr>
      <w:r w:rsidRPr="008F0A33">
        <w:lastRenderedPageBreak/>
        <w:fldChar w:fldCharType="begin"/>
      </w:r>
      <w:r w:rsidRPr="008F0A33">
        <w:instrText xml:space="preserve"> INCLUDEPICTURE "E:\\diagrams\\dht11.png" \* MERGEFORMATINET </w:instrText>
      </w:r>
      <w:r w:rsidRPr="008F0A33">
        <w:fldChar w:fldCharType="separate"/>
      </w:r>
      <w:r w:rsidR="004A4148">
        <w:fldChar w:fldCharType="begin"/>
      </w:r>
      <w:r w:rsidR="004A4148">
        <w:instrText xml:space="preserve"> INCLUDEPICTURE  "E:\\diagrams\\dht11.png" \* MERGEFORMATINET </w:instrText>
      </w:r>
      <w:r w:rsidR="004A4148">
        <w:fldChar w:fldCharType="separate"/>
      </w:r>
      <w:r w:rsidR="008A7F0A">
        <w:fldChar w:fldCharType="begin"/>
      </w:r>
      <w:r w:rsidR="008A7F0A">
        <w:instrText xml:space="preserve"> INCLUDEPICTURE  "E:\\diagrams\\dht11.png" \* MERGEFORMATINET </w:instrText>
      </w:r>
      <w:r w:rsidR="008A7F0A">
        <w:fldChar w:fldCharType="separate"/>
      </w:r>
      <w:r w:rsidR="00A100F7">
        <w:fldChar w:fldCharType="begin"/>
      </w:r>
      <w:r w:rsidR="00A100F7">
        <w:instrText xml:space="preserve"> INCLUDEPICTURE  "file:///E:\\diagrams\\dht11.png" \* MERGEFORMATINET </w:instrText>
      </w:r>
      <w:r w:rsidR="00A100F7">
        <w:fldChar w:fldCharType="separate"/>
      </w:r>
      <w:r w:rsidR="00931C12">
        <w:fldChar w:fldCharType="begin"/>
      </w:r>
      <w:r w:rsidR="00931C12">
        <w:instrText xml:space="preserve"> INCLUDEPICTURE  "E:\\diagrams\\dht11.png" \* MERGEFORMATINET </w:instrText>
      </w:r>
      <w:r w:rsidR="00931C12">
        <w:fldChar w:fldCharType="separate"/>
      </w:r>
      <w:r>
        <w:fldChar w:fldCharType="begin"/>
      </w:r>
      <w:r>
        <w:instrText xml:space="preserve"> INCLUDEPICTURE  "E:\\diagrams\\dht11.png" \* MERGEFORMATINET </w:instrText>
      </w:r>
      <w:r>
        <w:fldChar w:fldCharType="separate"/>
      </w:r>
      <w:r w:rsidR="00A155F0">
        <w:fldChar w:fldCharType="begin"/>
      </w:r>
      <w:r w:rsidR="00A155F0">
        <w:instrText xml:space="preserve"> INCLUDEPICTURE  "file:///E:\\diagrams\\dht11.png" \* MERGEFORMATINET </w:instrText>
      </w:r>
      <w:r w:rsidR="00A155F0">
        <w:fldChar w:fldCharType="separate"/>
      </w:r>
      <w:r w:rsidR="00ED0EE1">
        <w:fldChar w:fldCharType="begin"/>
      </w:r>
      <w:r w:rsidR="00ED0EE1">
        <w:instrText xml:space="preserve"> INCLUDEPICTURE  "file:///E:\\diagrams\\dht11.png" \* MERGEFORMATINET </w:instrText>
      </w:r>
      <w:r w:rsidR="00ED0EE1">
        <w:fldChar w:fldCharType="separate"/>
      </w:r>
      <w:r w:rsidR="006E5F9E">
        <w:fldChar w:fldCharType="begin"/>
      </w:r>
      <w:r w:rsidR="006E5F9E">
        <w:instrText xml:space="preserve"> INCLUDEPICTURE  "E:\\diagrams\\dht11.png" \* MERGEFORMATINET </w:instrText>
      </w:r>
      <w:r w:rsidR="006E5F9E">
        <w:fldChar w:fldCharType="separate"/>
      </w:r>
      <w:r w:rsidR="00434EF3">
        <w:fldChar w:fldCharType="begin"/>
      </w:r>
      <w:r w:rsidR="00434EF3">
        <w:instrText xml:space="preserve"> INCLUDEPICTURE  "file:///E:\\diagrams\\dht11.png" \* MERGEFORMATINET </w:instrText>
      </w:r>
      <w:r w:rsidR="00434EF3">
        <w:fldChar w:fldCharType="separate"/>
      </w:r>
      <w:r w:rsidR="00285F5B">
        <w:fldChar w:fldCharType="begin"/>
      </w:r>
      <w:r w:rsidR="00285F5B">
        <w:instrText xml:space="preserve"> INCLUDEPICTURE  "file:///E:\\diagrams\\dht11.png" \* MERGEFORMATINET </w:instrText>
      </w:r>
      <w:r w:rsidR="00285F5B">
        <w:fldChar w:fldCharType="separate"/>
      </w:r>
      <w:r w:rsidR="004A7C62">
        <w:fldChar w:fldCharType="begin"/>
      </w:r>
      <w:r w:rsidR="004A7C62">
        <w:instrText xml:space="preserve"> INCLUDEPICTURE  "file:///E:\\diagrams\\dht11.png" \* MERGEFORMATINET </w:instrText>
      </w:r>
      <w:r w:rsidR="004A7C62">
        <w:fldChar w:fldCharType="separate"/>
      </w:r>
      <w:r w:rsidR="00BE18CF">
        <w:fldChar w:fldCharType="begin"/>
      </w:r>
      <w:r w:rsidR="00BE18CF">
        <w:instrText xml:space="preserve"> INCLUDEPICTURE  "file:///E:\\diagrams\\dht11.png" \* MERGEFORMATINET </w:instrText>
      </w:r>
      <w:r w:rsidR="00BE18CF">
        <w:fldChar w:fldCharType="separate"/>
      </w:r>
      <w:r w:rsidR="00283147">
        <w:fldChar w:fldCharType="begin"/>
      </w:r>
      <w:r w:rsidR="00283147">
        <w:instrText xml:space="preserve"> INCLUDEPICTURE  "E:\\diagrams\\dht11.png" \* MERGEFORMATINET </w:instrText>
      </w:r>
      <w:r w:rsidR="00283147">
        <w:fldChar w:fldCharType="separate"/>
      </w:r>
      <w:r w:rsidR="00FC6CB4">
        <w:fldChar w:fldCharType="begin"/>
      </w:r>
      <w:r w:rsidR="00FC6CB4">
        <w:instrText xml:space="preserve"> INCLUDEPICTURE  "file:///E:\\diagrams\\dht11.png" \* MERGEFORMATINET </w:instrText>
      </w:r>
      <w:r w:rsidR="00FC6CB4">
        <w:fldChar w:fldCharType="separate"/>
      </w:r>
      <w:r w:rsidR="00283147">
        <w:fldChar w:fldCharType="begin"/>
      </w:r>
      <w:r w:rsidR="00283147">
        <w:instrText xml:space="preserve"> INCLUDEPICTURE  "E:\\diagrams\\dht11.png" \* MERGEFORMATINET </w:instrText>
      </w:r>
      <w:r w:rsidR="00283147">
        <w:fldChar w:fldCharType="separate"/>
      </w:r>
      <w:r w:rsidR="00D51BAA">
        <w:fldChar w:fldCharType="begin"/>
      </w:r>
      <w:r w:rsidR="00D51BAA">
        <w:instrText xml:space="preserve"> INCLUDEPICTURE  "file:///E:\\diagrams\\dht11.png" \* MERGEFORMATINET </w:instrText>
      </w:r>
      <w:r w:rsidR="00D51BAA">
        <w:fldChar w:fldCharType="separate"/>
      </w:r>
      <w:r w:rsidR="00283147">
        <w:fldChar w:fldCharType="begin"/>
      </w:r>
      <w:r w:rsidR="00283147">
        <w:instrText xml:space="preserve"> INCLUDEPICTURE  "E:\\diagrams\\dht11.png" \* MERGEFORMATINET </w:instrText>
      </w:r>
      <w:r w:rsidR="00283147">
        <w:fldChar w:fldCharType="separate"/>
      </w:r>
      <w:r w:rsidR="002230D2">
        <w:fldChar w:fldCharType="begin"/>
      </w:r>
      <w:r w:rsidR="002230D2">
        <w:instrText xml:space="preserve"> INCLUDEPICTURE  "file:///E:\\diagrams\\dht11.png" \* MERGEFORMATINET </w:instrText>
      </w:r>
      <w:r w:rsidR="002230D2">
        <w:fldChar w:fldCharType="separate"/>
      </w:r>
      <w:r w:rsidR="00283147">
        <w:fldChar w:fldCharType="begin"/>
      </w:r>
      <w:r w:rsidR="00283147">
        <w:instrText xml:space="preserve"> INCLUDEPICTURE  "E:\\diagrams\\dht11.png" \* MERGEFORMATINET </w:instrText>
      </w:r>
      <w:r w:rsidR="00283147">
        <w:fldChar w:fldCharType="separate"/>
      </w:r>
      <w:r w:rsidR="00135547">
        <w:fldChar w:fldCharType="begin"/>
      </w:r>
      <w:r w:rsidR="00135547">
        <w:instrText xml:space="preserve"> INCLUDEPICTURE  "file:///E:\\diagrams\\dht11.png" \* MERGEFORMATINET </w:instrText>
      </w:r>
      <w:r w:rsidR="00135547">
        <w:fldChar w:fldCharType="separate"/>
      </w:r>
      <w:r w:rsidR="00283147">
        <w:fldChar w:fldCharType="begin"/>
      </w:r>
      <w:r w:rsidR="00283147">
        <w:instrText xml:space="preserve"> INCLUDEPICTURE  "E:\\diagrams\\dht11.png" \* MERGEFORMATINET </w:instrText>
      </w:r>
      <w:r w:rsidR="00283147">
        <w:fldChar w:fldCharType="separate"/>
      </w:r>
      <w:r w:rsidR="00973951">
        <w:fldChar w:fldCharType="begin"/>
      </w:r>
      <w:r w:rsidR="00973951">
        <w:instrText xml:space="preserve"> INCLUDEPICTURE  "file:///E:\\diagrams\\dht11.png" \* MERGEFORMATINET </w:instrText>
      </w:r>
      <w:r w:rsidR="00973951">
        <w:fldChar w:fldCharType="separate"/>
      </w:r>
      <w:r w:rsidR="00283147">
        <w:fldChar w:fldCharType="begin"/>
      </w:r>
      <w:r w:rsidR="00283147">
        <w:instrText xml:space="preserve"> INCLUDEPICTURE  "E:\\diagrams\\dht11.png" \* MERGEFORMATINET </w:instrText>
      </w:r>
      <w:r w:rsidR="00283147">
        <w:fldChar w:fldCharType="separate"/>
      </w:r>
      <w:r w:rsidR="00B6621D">
        <w:fldChar w:fldCharType="begin"/>
      </w:r>
      <w:r w:rsidR="00B6621D">
        <w:instrText xml:space="preserve"> INCLUDEPICTURE  "file:///E:\\diagrams\\dht11.png" \* MERGEFORMATINET </w:instrText>
      </w:r>
      <w:r w:rsidR="00B6621D">
        <w:fldChar w:fldCharType="separate"/>
      </w:r>
      <w:r>
        <w:fldChar w:fldCharType="begin"/>
      </w:r>
      <w:r>
        <w:instrText xml:space="preserve"> INCLUDEPICTURE  "E:\\diagrams\\dht11.png" \* MERGEFORMATINET </w:instrText>
      </w:r>
      <w:r>
        <w:fldChar w:fldCharType="separate"/>
      </w:r>
      <w:r w:rsidR="00C77619">
        <w:fldChar w:fldCharType="begin"/>
      </w:r>
      <w:r w:rsidR="00C77619">
        <w:instrText xml:space="preserve"> INCLUDEPICTURE  "file:///E:\\diagrams\\dht11.png" \* MERGEFORMATINET </w:instrText>
      </w:r>
      <w:r w:rsidR="00C77619">
        <w:fldChar w:fldCharType="separate"/>
      </w:r>
      <w:r>
        <w:fldChar w:fldCharType="begin"/>
      </w:r>
      <w:r>
        <w:instrText xml:space="preserve"> INCLUDEPICTURE  "E:\\diagrams\\dht11.png" \* MERGEFORMATINET </w:instrText>
      </w:r>
      <w:r>
        <w:fldChar w:fldCharType="separate"/>
      </w:r>
      <w:r>
        <w:fldChar w:fldCharType="begin"/>
      </w:r>
      <w:r>
        <w:instrText xml:space="preserve"> INCLUDEPICTURE  "E:\\diagrams\\dht11.png" \* MERGEFORMATINET </w:instrText>
      </w:r>
      <w:r>
        <w:fldChar w:fldCharType="separate"/>
      </w:r>
      <w:r w:rsidR="009F49CB">
        <w:fldChar w:fldCharType="begin"/>
      </w:r>
      <w:r w:rsidR="009F49CB">
        <w:instrText xml:space="preserve"> </w:instrText>
      </w:r>
      <w:r w:rsidR="009F49CB">
        <w:instrText>INCLUDEPICTURE  "E:\\diagrams\\dht11.png" \* MERGEFORMATINET</w:instrText>
      </w:r>
      <w:r w:rsidR="009F49CB">
        <w:instrText xml:space="preserve"> </w:instrText>
      </w:r>
      <w:r w:rsidR="009F49CB">
        <w:fldChar w:fldCharType="separate"/>
      </w:r>
      <w:r w:rsidR="009F49CB">
        <w:pict w14:anchorId="0B31AD2D">
          <v:shape id="_x0000_i1037" type="#_x0000_t75" style="width:3in;height:438pt">
            <v:imagedata r:id="rId31" r:href="rId32"/>
          </v:shape>
        </w:pict>
      </w:r>
      <w:r w:rsidR="009F49CB">
        <w:fldChar w:fldCharType="end"/>
      </w:r>
      <w:r>
        <w:fldChar w:fldCharType="end"/>
      </w:r>
      <w:r>
        <w:fldChar w:fldCharType="end"/>
      </w:r>
      <w:r w:rsidR="00C77619">
        <w:fldChar w:fldCharType="end"/>
      </w:r>
      <w:r>
        <w:fldChar w:fldCharType="end"/>
      </w:r>
      <w:r w:rsidR="00B6621D">
        <w:fldChar w:fldCharType="end"/>
      </w:r>
      <w:r w:rsidR="00283147">
        <w:fldChar w:fldCharType="end"/>
      </w:r>
      <w:r w:rsidR="00973951">
        <w:fldChar w:fldCharType="end"/>
      </w:r>
      <w:r w:rsidR="00283147">
        <w:fldChar w:fldCharType="end"/>
      </w:r>
      <w:r w:rsidR="00135547">
        <w:fldChar w:fldCharType="end"/>
      </w:r>
      <w:r w:rsidR="00283147">
        <w:fldChar w:fldCharType="end"/>
      </w:r>
      <w:r w:rsidR="002230D2">
        <w:fldChar w:fldCharType="end"/>
      </w:r>
      <w:r w:rsidR="00283147">
        <w:fldChar w:fldCharType="end"/>
      </w:r>
      <w:r w:rsidR="00D51BAA">
        <w:fldChar w:fldCharType="end"/>
      </w:r>
      <w:r w:rsidR="00283147">
        <w:fldChar w:fldCharType="end"/>
      </w:r>
      <w:r w:rsidR="00FC6CB4">
        <w:fldChar w:fldCharType="end"/>
      </w:r>
      <w:r w:rsidR="00283147">
        <w:fldChar w:fldCharType="end"/>
      </w:r>
      <w:r w:rsidR="00BE18CF">
        <w:fldChar w:fldCharType="end"/>
      </w:r>
      <w:r w:rsidR="004A7C62">
        <w:fldChar w:fldCharType="end"/>
      </w:r>
      <w:r w:rsidR="00285F5B">
        <w:fldChar w:fldCharType="end"/>
      </w:r>
      <w:r w:rsidR="00434EF3">
        <w:fldChar w:fldCharType="end"/>
      </w:r>
      <w:r w:rsidR="006E5F9E">
        <w:fldChar w:fldCharType="end"/>
      </w:r>
      <w:r w:rsidR="00ED0EE1">
        <w:fldChar w:fldCharType="end"/>
      </w:r>
      <w:r w:rsidR="00A155F0">
        <w:fldChar w:fldCharType="end"/>
      </w:r>
      <w:r>
        <w:fldChar w:fldCharType="end"/>
      </w:r>
      <w:r w:rsidR="00931C12">
        <w:fldChar w:fldCharType="end"/>
      </w:r>
      <w:r w:rsidR="00A100F7">
        <w:fldChar w:fldCharType="end"/>
      </w:r>
      <w:r w:rsidR="008A7F0A">
        <w:fldChar w:fldCharType="end"/>
      </w:r>
      <w:r w:rsidR="004A4148">
        <w:fldChar w:fldCharType="end"/>
      </w:r>
      <w:r w:rsidRPr="008F0A33">
        <w:fldChar w:fldCharType="end"/>
      </w:r>
    </w:p>
    <w:p w14:paraId="7672A6D0" w14:textId="1785460B" w:rsidR="008F0A33" w:rsidRDefault="0017142A" w:rsidP="00254FC9">
      <w:pPr>
        <w:pStyle w:val="Chuthich"/>
        <w:jc w:val="center"/>
        <w:rPr>
          <w:lang w:val="en-US"/>
        </w:rPr>
      </w:pPr>
      <w:bookmarkStart w:id="24" w:name="_Toc230989335"/>
      <w:bookmarkStart w:id="25" w:name="_Toc230994899"/>
      <w:bookmarkStart w:id="26" w:name="_Toc230995186"/>
      <w:r>
        <w:t>Hình</w:t>
      </w:r>
      <w:r w:rsidR="00254FC9">
        <w:t xml:space="preserve">Hình </w:t>
      </w:r>
      <w:r w:rsidR="00577900">
        <w:fldChar w:fldCharType="begin"/>
      </w:r>
      <w:r w:rsidR="00577900">
        <w:instrText xml:space="preserve"> STYLEREF 1 \s </w:instrText>
      </w:r>
      <w:r w:rsidR="00577900">
        <w:fldChar w:fldCharType="separate"/>
      </w:r>
      <w:r w:rsidR="00577900">
        <w:t>2</w:t>
      </w:r>
      <w:r w:rsidR="00577900">
        <w:fldChar w:fldCharType="end"/>
      </w:r>
      <w:r w:rsidR="00577900">
        <w:noBreakHyphen/>
      </w:r>
      <w:r w:rsidR="00EB7705">
        <w:fldChar w:fldCharType="begin"/>
      </w:r>
      <w:r w:rsidR="00EB7705">
        <w:instrText xml:space="preserve"> SEQ Hình \* ARABIC \s 1 </w:instrText>
      </w:r>
      <w:r w:rsidR="00EB7705">
        <w:fldChar w:fldCharType="separate"/>
      </w:r>
      <w:r w:rsidR="00EB7705">
        <w:t>3</w:t>
      </w:r>
      <w:r w:rsidR="00EB7705">
        <w:fldChar w:fldCharType="end"/>
      </w:r>
      <w:r>
        <w:rPr>
          <w:lang w:val="en-US"/>
        </w:rPr>
        <w:t>.</w:t>
      </w:r>
      <w:r w:rsidR="00577900">
        <w:fldChar w:fldCharType="begin"/>
      </w:r>
      <w:r w:rsidR="00577900">
        <w:instrText xml:space="preserve"> SEQ Hình \* ARABIC \s 1 </w:instrText>
      </w:r>
      <w:r w:rsidR="00577900">
        <w:fldChar w:fldCharType="separate"/>
      </w:r>
      <w:r w:rsidR="00577900">
        <w:t>2</w:t>
      </w:r>
      <w:r w:rsidR="00577900">
        <w:fldChar w:fldCharType="end"/>
      </w:r>
      <w:r w:rsidR="00577900" w:rsidRPr="00577900">
        <w:rPr>
          <w:i/>
          <w:color w:val="000000"/>
        </w:rPr>
        <w:t xml:space="preserve"> </w:t>
      </w:r>
      <w:r w:rsidR="00577900">
        <w:rPr>
          <w:i/>
          <w:color w:val="000000"/>
        </w:rPr>
        <w:t>Sơ đồ khối quy trình hoạt động của cảm biến DHT11</w:t>
      </w:r>
      <w:bookmarkEnd w:id="24"/>
      <w:bookmarkEnd w:id="25"/>
      <w:bookmarkEnd w:id="26"/>
    </w:p>
    <w:p w14:paraId="03CB27E0" w14:textId="77777777" w:rsidR="0017142A" w:rsidRPr="0092116D" w:rsidRDefault="0017142A" w:rsidP="0017142A">
      <w:pPr>
        <w:pStyle w:val="txtHinhCaption"/>
      </w:pPr>
    </w:p>
    <w:p w14:paraId="6C9298C4" w14:textId="71440B8C" w:rsidR="0092116D" w:rsidRDefault="0092116D" w:rsidP="00C058C7">
      <w:pPr>
        <w:pStyle w:val="u3"/>
      </w:pPr>
      <w:bookmarkStart w:id="27" w:name="_Toc230994811"/>
      <w:r>
        <w:t>Cảm biến khí gas MQ-2</w:t>
      </w:r>
      <w:bookmarkEnd w:id="27"/>
    </w:p>
    <w:p w14:paraId="4EFB966E" w14:textId="77777777" w:rsidR="0092116D" w:rsidRDefault="0092116D" w:rsidP="005C5783">
      <w:pPr>
        <w:pStyle w:val="txtNoiDung01"/>
      </w:pPr>
      <w:r>
        <w:t>Module cảm biến khí MQ-2 có khả năng phát hiện nhiều loại khí dễ cháy và khói, bao gồm LPG, Butane, Methane, Hydrogen và Smoke trong dải nồng độ từ 300 đến 10.000 ppm. Cảm biến có hai đầu ra: đầu ra Analog phản ánh nồng độ khí thực tế và đầu ra Digital phát cảnh báo khi nồng độ vượt ngưỡng cài đặt. Trong hệ thống, khi cảm biến phát hiện nồng độ khí gas nguy hiểm, tín hiệu được gửi qua MQTT đến Backend, hệ thống sẽ kích hoạt cảnh báo trên ứng dụng di động và có thể tự động tắt các thiết bị điện để đảm bảo an toàn.</w:t>
      </w:r>
    </w:p>
    <w:p w14:paraId="52F6ACD1" w14:textId="77777777" w:rsidR="00254FC9" w:rsidRDefault="009F49CB" w:rsidP="00254FC9">
      <w:pPr>
        <w:pStyle w:val="txtNoiDung01"/>
        <w:keepNext/>
      </w:pPr>
      <w:r>
        <w:lastRenderedPageBreak/>
        <w:pict w14:anchorId="73545061">
          <v:shape id="_x0000_i1038" type="#_x0000_t75" style="width:324pt;height:408pt;visibility:visible">
            <v:imagedata r:id="rId33" o:title=""/>
          </v:shape>
        </w:pict>
      </w:r>
    </w:p>
    <w:p w14:paraId="70C6A592" w14:textId="6D839064" w:rsidR="009950B1" w:rsidRDefault="0017142A" w:rsidP="00254FC9">
      <w:pPr>
        <w:pStyle w:val="Chuthich"/>
        <w:jc w:val="center"/>
      </w:pPr>
      <w:bookmarkStart w:id="28" w:name="_Toc230989336"/>
      <w:bookmarkStart w:id="29" w:name="_Toc230994900"/>
      <w:bookmarkStart w:id="30" w:name="_Toc230995187"/>
      <w:r>
        <w:t>Hình</w:t>
      </w:r>
      <w:r w:rsidR="00254FC9">
        <w:t xml:space="preserve">Hình </w:t>
      </w:r>
      <w:r w:rsidR="00577900">
        <w:fldChar w:fldCharType="begin"/>
      </w:r>
      <w:r w:rsidR="00577900">
        <w:instrText xml:space="preserve"> STYLEREF 1 \s </w:instrText>
      </w:r>
      <w:r w:rsidR="00577900">
        <w:fldChar w:fldCharType="separate"/>
      </w:r>
      <w:r w:rsidR="00577900">
        <w:t>2</w:t>
      </w:r>
      <w:r w:rsidR="00577900">
        <w:fldChar w:fldCharType="end"/>
      </w:r>
      <w:r w:rsidR="00577900">
        <w:noBreakHyphen/>
      </w:r>
      <w:r w:rsidR="00EB7705">
        <w:fldChar w:fldCharType="begin"/>
      </w:r>
      <w:r w:rsidR="00EB7705">
        <w:instrText xml:space="preserve"> SEQ Hình \* ARABIC \s 1 </w:instrText>
      </w:r>
      <w:r w:rsidR="00EB7705">
        <w:fldChar w:fldCharType="separate"/>
      </w:r>
      <w:r w:rsidR="00EB7705">
        <w:t>4</w:t>
      </w:r>
      <w:r w:rsidR="00EB7705">
        <w:fldChar w:fldCharType="end"/>
      </w:r>
      <w:r w:rsidRPr="008E512C">
        <w:t>.</w:t>
      </w:r>
      <w:r w:rsidR="00577900">
        <w:fldChar w:fldCharType="begin"/>
      </w:r>
      <w:r w:rsidR="00577900">
        <w:instrText xml:space="preserve"> SEQ Hình \* ARABIC \s 1 </w:instrText>
      </w:r>
      <w:r w:rsidR="00577900">
        <w:fldChar w:fldCharType="separate"/>
      </w:r>
      <w:r w:rsidR="00577900">
        <w:t>3</w:t>
      </w:r>
      <w:r w:rsidR="00577900">
        <w:fldChar w:fldCharType="end"/>
      </w:r>
      <w:r w:rsidR="00577900" w:rsidRPr="00577900">
        <w:rPr>
          <w:i/>
          <w:color w:val="000000"/>
        </w:rPr>
        <w:t xml:space="preserve"> </w:t>
      </w:r>
      <w:r w:rsidR="00577900">
        <w:rPr>
          <w:i/>
          <w:color w:val="000000"/>
        </w:rPr>
        <w:t>Sơ đồ khối quy trình hoạt động của cảm biến khí gas MQ-2</w:t>
      </w:r>
      <w:bookmarkEnd w:id="28"/>
      <w:bookmarkEnd w:id="29"/>
      <w:bookmarkEnd w:id="30"/>
    </w:p>
    <w:p w14:paraId="1803DF1E" w14:textId="77777777" w:rsidR="0017142A" w:rsidRDefault="0017142A" w:rsidP="0017142A">
      <w:pPr>
        <w:pStyle w:val="txtHinhCaption"/>
      </w:pPr>
    </w:p>
    <w:p w14:paraId="7D3094B0" w14:textId="30E31540" w:rsidR="0092116D" w:rsidRDefault="0092116D" w:rsidP="00C058C7">
      <w:pPr>
        <w:pStyle w:val="u3"/>
      </w:pPr>
      <w:bookmarkStart w:id="31" w:name="_Toc230994812"/>
      <w:r>
        <w:t>Cảm biến siêu âm HC-SR04</w:t>
      </w:r>
      <w:bookmarkEnd w:id="31"/>
    </w:p>
    <w:p w14:paraId="4BC531C7" w14:textId="77777777" w:rsidR="0092116D" w:rsidRDefault="0092116D" w:rsidP="005C5783">
      <w:pPr>
        <w:pStyle w:val="txtNoiDung01"/>
      </w:pPr>
      <w:r>
        <w:t>Cảm biến siêu âm HC-SR04 sử dụng nguyên lý phản xạ sóng âm để đo khoảng cách từ 2cm đến 400cm với độ chính xác ±3mm. Cảm biến giao tiếp với Raspberry Pi qua hai chân GPIO: chân Trigger để phát xung siêu âm và chân Echo để nhận tín hiệu phản hồi, thời gian giữa hai tín hiệu được tính toán để suy ra khoảng cách. Trong hệ thống nhà thông minh, cảm biến siêu âm được ứng dụng để phát hiện sự hiện diện của người trong phòng, từ đó hỗ trợ quyết định tự động bật/tắt đèn hoặc điều chỉnh thiết bị theo trạng thái có/vắng người.</w:t>
      </w:r>
    </w:p>
    <w:p w14:paraId="6229A7EB" w14:textId="3B8D11EE" w:rsidR="00254FC9" w:rsidRDefault="00EE3E05" w:rsidP="00254FC9">
      <w:pPr>
        <w:pStyle w:val="txtNoiDung01"/>
        <w:keepNext/>
      </w:pPr>
      <w:r w:rsidRPr="00EE3E05">
        <w:lastRenderedPageBreak/>
        <w:fldChar w:fldCharType="begin"/>
      </w:r>
      <w:r w:rsidRPr="00EE3E05">
        <w:instrText xml:space="preserve"> INCLUDEPICTURE "E:\\diagrams\\hc_sr04.png" \* MERGEFORMATINET </w:instrText>
      </w:r>
      <w:r w:rsidRPr="00EE3E05">
        <w:fldChar w:fldCharType="separate"/>
      </w:r>
      <w:r w:rsidR="004A4148">
        <w:fldChar w:fldCharType="begin"/>
      </w:r>
      <w:r w:rsidR="004A4148">
        <w:instrText xml:space="preserve"> INCLUDEPICTURE  "E:\\diagrams\\hc_sr04.png" \* MERGEFORMATINET </w:instrText>
      </w:r>
      <w:r w:rsidR="004A4148">
        <w:fldChar w:fldCharType="separate"/>
      </w:r>
      <w:r w:rsidR="008A7F0A">
        <w:fldChar w:fldCharType="begin"/>
      </w:r>
      <w:r w:rsidR="008A7F0A">
        <w:instrText xml:space="preserve"> INCLUDEPICTURE  "E:\\diagrams\\hc_sr04.png" \* MERGEFORMATINET </w:instrText>
      </w:r>
      <w:r w:rsidR="008A7F0A">
        <w:fldChar w:fldCharType="separate"/>
      </w:r>
      <w:r w:rsidR="00A100F7">
        <w:fldChar w:fldCharType="begin"/>
      </w:r>
      <w:r w:rsidR="00A100F7">
        <w:instrText xml:space="preserve"> INCLUDEPICTURE  "file:///E:\\diagrams\\hc_sr04.png" \* MERGEFORMATINET </w:instrText>
      </w:r>
      <w:r w:rsidR="00A100F7">
        <w:fldChar w:fldCharType="separate"/>
      </w:r>
      <w:r w:rsidR="00931C12">
        <w:fldChar w:fldCharType="begin"/>
      </w:r>
      <w:r w:rsidR="00931C12">
        <w:instrText xml:space="preserve"> INCLUDEPICTURE  "E:\\diagrams\\hc_sr04.png" \* MERGEFORMATINET </w:instrText>
      </w:r>
      <w:r w:rsidR="00931C12">
        <w:fldChar w:fldCharType="separate"/>
      </w:r>
      <w:r>
        <w:fldChar w:fldCharType="begin"/>
      </w:r>
      <w:r>
        <w:instrText xml:space="preserve"> INCLUDEPICTURE  "E:\\diagrams\\hc_sr04.png" \* MERGEFORMATINET </w:instrText>
      </w:r>
      <w:r>
        <w:fldChar w:fldCharType="separate"/>
      </w:r>
      <w:r w:rsidR="00A155F0">
        <w:fldChar w:fldCharType="begin"/>
      </w:r>
      <w:r w:rsidR="00A155F0">
        <w:instrText xml:space="preserve"> INCLUDEPICTURE  "file:///E:\\diagrams\\hc_sr04.png" \* MERGEFORMATINET </w:instrText>
      </w:r>
      <w:r w:rsidR="00A155F0">
        <w:fldChar w:fldCharType="separate"/>
      </w:r>
      <w:r w:rsidR="00ED0EE1">
        <w:fldChar w:fldCharType="begin"/>
      </w:r>
      <w:r w:rsidR="00ED0EE1">
        <w:instrText xml:space="preserve"> INCLUDEPICTURE  "file:///E:\\diagrams\\hc_sr04.png" \* MERGEFORMATINET </w:instrText>
      </w:r>
      <w:r w:rsidR="00ED0EE1">
        <w:fldChar w:fldCharType="separate"/>
      </w:r>
      <w:r w:rsidR="006E5F9E">
        <w:fldChar w:fldCharType="begin"/>
      </w:r>
      <w:r w:rsidR="006E5F9E">
        <w:instrText xml:space="preserve"> INCLUDEPICTURE  "E:\\diagrams\\hc_sr04.png" \* MERGEFORMATINET </w:instrText>
      </w:r>
      <w:r w:rsidR="006E5F9E">
        <w:fldChar w:fldCharType="separate"/>
      </w:r>
      <w:r w:rsidR="00434EF3">
        <w:fldChar w:fldCharType="begin"/>
      </w:r>
      <w:r w:rsidR="00434EF3">
        <w:instrText xml:space="preserve"> INCLUDEPICTURE  "file:///E:\\diagrams\\hc_sr04.png" \* MERGEFORMATINET </w:instrText>
      </w:r>
      <w:r w:rsidR="00434EF3">
        <w:fldChar w:fldCharType="separate"/>
      </w:r>
      <w:r w:rsidR="00285F5B">
        <w:fldChar w:fldCharType="begin"/>
      </w:r>
      <w:r w:rsidR="00285F5B">
        <w:instrText xml:space="preserve"> INCLUDEPICTURE  "file:///E:\\diagrams\\hc_sr04.png" \* MERGEFORMATINET </w:instrText>
      </w:r>
      <w:r w:rsidR="00285F5B">
        <w:fldChar w:fldCharType="separate"/>
      </w:r>
      <w:r w:rsidR="004A7C62">
        <w:fldChar w:fldCharType="begin"/>
      </w:r>
      <w:r w:rsidR="004A7C62">
        <w:instrText xml:space="preserve"> INCLUDEPICTURE  "file:///E:\\diagrams\\hc_sr04.png" \* MERGEFORMATINET </w:instrText>
      </w:r>
      <w:r w:rsidR="004A7C62">
        <w:fldChar w:fldCharType="separate"/>
      </w:r>
      <w:r w:rsidR="00BE18CF">
        <w:fldChar w:fldCharType="begin"/>
      </w:r>
      <w:r w:rsidR="00BE18CF">
        <w:instrText xml:space="preserve"> INCLUDEPICTURE  "file:///E:\\diagrams\\hc_sr04.png" \* MERGEFORMATINET </w:instrText>
      </w:r>
      <w:r w:rsidR="00BE18CF">
        <w:fldChar w:fldCharType="separate"/>
      </w:r>
      <w:r w:rsidR="00283147">
        <w:fldChar w:fldCharType="begin"/>
      </w:r>
      <w:r w:rsidR="00283147">
        <w:instrText xml:space="preserve"> INCLUDEPICTURE  "E:\\diagrams\\hc_sr04.png" \* MERGEFORMATINET </w:instrText>
      </w:r>
      <w:r w:rsidR="00283147">
        <w:fldChar w:fldCharType="separate"/>
      </w:r>
      <w:r w:rsidR="00FC6CB4">
        <w:fldChar w:fldCharType="begin"/>
      </w:r>
      <w:r w:rsidR="00FC6CB4">
        <w:instrText xml:space="preserve"> INCLUDEPICTURE  "file:///E:\\diagrams\\hc_sr04.png" \* MERGEFORMATINET </w:instrText>
      </w:r>
      <w:r w:rsidR="00FC6CB4">
        <w:fldChar w:fldCharType="separate"/>
      </w:r>
      <w:r w:rsidR="00283147">
        <w:fldChar w:fldCharType="begin"/>
      </w:r>
      <w:r w:rsidR="00283147">
        <w:instrText xml:space="preserve"> INCLUDEPICTURE  "E:\\diagrams\\hc_sr04.png" \* MERGEFORMATINET </w:instrText>
      </w:r>
      <w:r w:rsidR="00283147">
        <w:fldChar w:fldCharType="separate"/>
      </w:r>
      <w:r w:rsidR="00D51BAA">
        <w:fldChar w:fldCharType="begin"/>
      </w:r>
      <w:r w:rsidR="00D51BAA">
        <w:instrText xml:space="preserve"> INCLUDEPICTURE  "file:///E:\\diagrams\\hc_sr04.png" \* MERGEFORMATINET </w:instrText>
      </w:r>
      <w:r w:rsidR="00D51BAA">
        <w:fldChar w:fldCharType="separate"/>
      </w:r>
      <w:r w:rsidR="00283147">
        <w:fldChar w:fldCharType="begin"/>
      </w:r>
      <w:r w:rsidR="00283147">
        <w:instrText xml:space="preserve"> INCLUDEPICTURE  "E:\\diagrams\\hc_sr04.png" \* MERGEFORMATINET </w:instrText>
      </w:r>
      <w:r w:rsidR="00283147">
        <w:fldChar w:fldCharType="separate"/>
      </w:r>
      <w:r w:rsidR="002230D2">
        <w:fldChar w:fldCharType="begin"/>
      </w:r>
      <w:r w:rsidR="002230D2">
        <w:instrText xml:space="preserve"> INCLUDEPICTURE  "file:///E:\\diagrams\\hc_sr04.png" \* MERGEFORMATINET </w:instrText>
      </w:r>
      <w:r w:rsidR="002230D2">
        <w:fldChar w:fldCharType="separate"/>
      </w:r>
      <w:r w:rsidR="00283147">
        <w:fldChar w:fldCharType="begin"/>
      </w:r>
      <w:r w:rsidR="00283147">
        <w:instrText xml:space="preserve"> INCLUDEPICTURE  "E:\\diagrams\\hc_sr04.png" \* MERGEFORMATINET </w:instrText>
      </w:r>
      <w:r w:rsidR="00283147">
        <w:fldChar w:fldCharType="separate"/>
      </w:r>
      <w:r w:rsidR="00135547">
        <w:fldChar w:fldCharType="begin"/>
      </w:r>
      <w:r w:rsidR="00135547">
        <w:instrText xml:space="preserve"> INCLUDEPICTURE  "file:///E:\\diagrams\\hc_sr04.png" \* MERGEFORMATINET </w:instrText>
      </w:r>
      <w:r w:rsidR="00135547">
        <w:fldChar w:fldCharType="separate"/>
      </w:r>
      <w:r w:rsidR="00283147">
        <w:fldChar w:fldCharType="begin"/>
      </w:r>
      <w:r w:rsidR="00283147">
        <w:instrText xml:space="preserve"> INCLUDEPICTURE  "E:\\diagrams\\hc_sr04.png" \* MERGEFORMATINET </w:instrText>
      </w:r>
      <w:r w:rsidR="00283147">
        <w:fldChar w:fldCharType="separate"/>
      </w:r>
      <w:r w:rsidR="00973951">
        <w:fldChar w:fldCharType="begin"/>
      </w:r>
      <w:r w:rsidR="00973951">
        <w:instrText xml:space="preserve"> INCLUDEPICTURE  "file:///E:\\diagrams\\hc_sr04.png" \* MERGEFORMATINET </w:instrText>
      </w:r>
      <w:r w:rsidR="00973951">
        <w:fldChar w:fldCharType="separate"/>
      </w:r>
      <w:r w:rsidR="00283147">
        <w:fldChar w:fldCharType="begin"/>
      </w:r>
      <w:r w:rsidR="00283147">
        <w:instrText xml:space="preserve"> INCLUDEPICTURE  "E:\\diagrams\\hc_sr04.png" \* MERGEFORMATINET </w:instrText>
      </w:r>
      <w:r w:rsidR="00283147">
        <w:fldChar w:fldCharType="separate"/>
      </w:r>
      <w:r w:rsidR="00B6621D">
        <w:fldChar w:fldCharType="begin"/>
      </w:r>
      <w:r w:rsidR="00B6621D">
        <w:instrText xml:space="preserve"> INCLUDEPICTURE  "file:///E:\\diagrams\\hc_sr04.png" \* MERGEFORMATINET </w:instrText>
      </w:r>
      <w:r w:rsidR="00B6621D">
        <w:fldChar w:fldCharType="separate"/>
      </w:r>
      <w:r>
        <w:fldChar w:fldCharType="begin"/>
      </w:r>
      <w:r>
        <w:instrText xml:space="preserve"> INCLUDEPICTURE  "E:\\diagrams\\hc_sr04.png" \* MERGEFORMATINET </w:instrText>
      </w:r>
      <w:r>
        <w:fldChar w:fldCharType="separate"/>
      </w:r>
      <w:r w:rsidR="00C77619">
        <w:fldChar w:fldCharType="begin"/>
      </w:r>
      <w:r w:rsidR="00C77619">
        <w:instrText xml:space="preserve"> INCLUDEPICTURE  "file:///E:\\diagrams\\hc_sr04.png" \* MERGEFORMATINET </w:instrText>
      </w:r>
      <w:r w:rsidR="00C77619">
        <w:fldChar w:fldCharType="separate"/>
      </w:r>
      <w:r>
        <w:fldChar w:fldCharType="begin"/>
      </w:r>
      <w:r>
        <w:instrText xml:space="preserve"> INCLUDEPICTURE  "E:\\diagrams\\hc_sr04.png" \* MERGEFORMATINET </w:instrText>
      </w:r>
      <w:r>
        <w:fldChar w:fldCharType="separate"/>
      </w:r>
      <w:r>
        <w:fldChar w:fldCharType="begin"/>
      </w:r>
      <w:r>
        <w:instrText xml:space="preserve"> INCLUDEPICTURE  "E:\\diagrams\\hc_sr04.png" \* MERGEFORMATINET </w:instrText>
      </w:r>
      <w:r>
        <w:fldChar w:fldCharType="separate"/>
      </w:r>
      <w:r w:rsidR="009F49CB">
        <w:fldChar w:fldCharType="begin"/>
      </w:r>
      <w:r w:rsidR="009F49CB">
        <w:instrText xml:space="preserve"> </w:instrText>
      </w:r>
      <w:r w:rsidR="009F49CB">
        <w:instrText>INCLUDEPICTURE  "E:\\diagrams\\hc_sr04.png" \* MERGEFORMATINET</w:instrText>
      </w:r>
      <w:r w:rsidR="009F49CB">
        <w:instrText xml:space="preserve"> </w:instrText>
      </w:r>
      <w:r w:rsidR="009F49CB">
        <w:fldChar w:fldCharType="separate"/>
      </w:r>
      <w:r w:rsidR="009F49CB">
        <w:pict w14:anchorId="50C2B1B0">
          <v:shape id="_x0000_i1039" type="#_x0000_t75" style="width:384pt;height:5in">
            <v:imagedata r:id="rId34" r:href="rId35"/>
          </v:shape>
        </w:pict>
      </w:r>
      <w:r w:rsidR="009F49CB">
        <w:fldChar w:fldCharType="end"/>
      </w:r>
      <w:r>
        <w:fldChar w:fldCharType="end"/>
      </w:r>
      <w:r>
        <w:fldChar w:fldCharType="end"/>
      </w:r>
      <w:r w:rsidR="00C77619">
        <w:fldChar w:fldCharType="end"/>
      </w:r>
      <w:r>
        <w:fldChar w:fldCharType="end"/>
      </w:r>
      <w:r w:rsidR="00B6621D">
        <w:fldChar w:fldCharType="end"/>
      </w:r>
      <w:r w:rsidR="00283147">
        <w:fldChar w:fldCharType="end"/>
      </w:r>
      <w:r w:rsidR="00973951">
        <w:fldChar w:fldCharType="end"/>
      </w:r>
      <w:r w:rsidR="00283147">
        <w:fldChar w:fldCharType="end"/>
      </w:r>
      <w:r w:rsidR="00135547">
        <w:fldChar w:fldCharType="end"/>
      </w:r>
      <w:r w:rsidR="00283147">
        <w:fldChar w:fldCharType="end"/>
      </w:r>
      <w:r w:rsidR="002230D2">
        <w:fldChar w:fldCharType="end"/>
      </w:r>
      <w:r w:rsidR="00283147">
        <w:fldChar w:fldCharType="end"/>
      </w:r>
      <w:r w:rsidR="00D51BAA">
        <w:fldChar w:fldCharType="end"/>
      </w:r>
      <w:r w:rsidR="00283147">
        <w:fldChar w:fldCharType="end"/>
      </w:r>
      <w:r w:rsidR="00FC6CB4">
        <w:fldChar w:fldCharType="end"/>
      </w:r>
      <w:r w:rsidR="00283147">
        <w:fldChar w:fldCharType="end"/>
      </w:r>
      <w:r w:rsidR="00BE18CF">
        <w:fldChar w:fldCharType="end"/>
      </w:r>
      <w:r w:rsidR="004A7C62">
        <w:fldChar w:fldCharType="end"/>
      </w:r>
      <w:r w:rsidR="00285F5B">
        <w:fldChar w:fldCharType="end"/>
      </w:r>
      <w:r w:rsidR="00434EF3">
        <w:fldChar w:fldCharType="end"/>
      </w:r>
      <w:r w:rsidR="006E5F9E">
        <w:fldChar w:fldCharType="end"/>
      </w:r>
      <w:r w:rsidR="00ED0EE1">
        <w:fldChar w:fldCharType="end"/>
      </w:r>
      <w:r w:rsidR="00A155F0">
        <w:fldChar w:fldCharType="end"/>
      </w:r>
      <w:r>
        <w:fldChar w:fldCharType="end"/>
      </w:r>
      <w:r w:rsidR="00931C12">
        <w:fldChar w:fldCharType="end"/>
      </w:r>
      <w:r w:rsidR="00A100F7">
        <w:fldChar w:fldCharType="end"/>
      </w:r>
      <w:r w:rsidR="008A7F0A">
        <w:fldChar w:fldCharType="end"/>
      </w:r>
      <w:r w:rsidR="004A4148">
        <w:fldChar w:fldCharType="end"/>
      </w:r>
      <w:r w:rsidRPr="00EE3E05">
        <w:fldChar w:fldCharType="end"/>
      </w:r>
    </w:p>
    <w:p w14:paraId="58278534" w14:textId="28098D92" w:rsidR="00EE3E05" w:rsidRPr="00EE3E05" w:rsidRDefault="00254FC9" w:rsidP="00254FC9">
      <w:pPr>
        <w:pStyle w:val="Chuthich"/>
        <w:jc w:val="center"/>
      </w:pPr>
      <w:bookmarkStart w:id="32" w:name="_Toc230989337"/>
      <w:r>
        <w:t xml:space="preserve">Hình </w:t>
      </w:r>
      <w:r w:rsidR="00577900">
        <w:fldChar w:fldCharType="begin"/>
      </w:r>
      <w:r w:rsidR="00577900">
        <w:instrText xml:space="preserve"> STYLEREF 1 \s </w:instrText>
      </w:r>
      <w:r w:rsidR="00577900">
        <w:fldChar w:fldCharType="separate"/>
      </w:r>
      <w:r w:rsidR="00577900">
        <w:t>2</w:t>
      </w:r>
      <w:r w:rsidR="00577900">
        <w:fldChar w:fldCharType="end"/>
      </w:r>
      <w:r w:rsidR="00577900">
        <w:noBreakHyphen/>
      </w:r>
      <w:r w:rsidR="00577900">
        <w:fldChar w:fldCharType="begin"/>
      </w:r>
      <w:r w:rsidR="00577900">
        <w:instrText xml:space="preserve"> SEQ Hình \* ARABIC \s 1 </w:instrText>
      </w:r>
      <w:r w:rsidR="00577900">
        <w:fldChar w:fldCharType="separate"/>
      </w:r>
      <w:r w:rsidR="00577900">
        <w:t>4</w:t>
      </w:r>
      <w:r w:rsidR="00577900">
        <w:fldChar w:fldCharType="end"/>
      </w:r>
      <w:r w:rsidR="00577900" w:rsidRPr="00577900">
        <w:rPr>
          <w:i/>
          <w:color w:val="000000"/>
        </w:rPr>
        <w:t xml:space="preserve"> </w:t>
      </w:r>
      <w:r w:rsidR="00577900">
        <w:rPr>
          <w:i/>
          <w:color w:val="000000"/>
        </w:rPr>
        <w:t>Sơ đồ khối quy trình hoạt động của cảm biến siêu âm HC-SR04</w:t>
      </w:r>
      <w:bookmarkEnd w:id="32"/>
    </w:p>
    <w:p w14:paraId="683145D8" w14:textId="4B5D4AEE" w:rsidR="00EE3E05" w:rsidRDefault="0017142A" w:rsidP="0017142A">
      <w:pPr>
        <w:pStyle w:val="txtHinhCaption"/>
      </w:pPr>
      <w:bookmarkStart w:id="33" w:name="_Toc230994901"/>
      <w:bookmarkStart w:id="34" w:name="_Toc230995188"/>
      <w:r>
        <w:t xml:space="preserve">Hình </w:t>
      </w:r>
      <w:r w:rsidR="00EB7705">
        <w:fldChar w:fldCharType="begin"/>
      </w:r>
      <w:r w:rsidR="00EB7705">
        <w:instrText xml:space="preserve"> STYLEREF 1 \s </w:instrText>
      </w:r>
      <w:r w:rsidR="00EB7705">
        <w:fldChar w:fldCharType="separate"/>
      </w:r>
      <w:r w:rsidR="00EB7705">
        <w:t>2</w:t>
      </w:r>
      <w:r w:rsidR="00EB7705">
        <w:fldChar w:fldCharType="end"/>
      </w:r>
      <w:r w:rsidR="00EB7705">
        <w:noBreakHyphen/>
      </w:r>
      <w:r w:rsidR="00EB7705">
        <w:fldChar w:fldCharType="begin"/>
      </w:r>
      <w:r w:rsidR="00EB7705">
        <w:instrText xml:space="preserve"> SEQ Hình \* ARABIC \s 1 </w:instrText>
      </w:r>
      <w:r w:rsidR="00EB7705">
        <w:fldChar w:fldCharType="separate"/>
      </w:r>
      <w:r w:rsidR="00EB7705">
        <w:t>5</w:t>
      </w:r>
      <w:r w:rsidR="00EB7705">
        <w:fldChar w:fldCharType="end"/>
      </w:r>
      <w:r w:rsidRPr="00E86FBF">
        <w:t>. Sơ đồ khối quy trình hoạt động của cảm biến siêu âm HC-SR04</w:t>
      </w:r>
      <w:bookmarkEnd w:id="33"/>
      <w:bookmarkEnd w:id="34"/>
    </w:p>
    <w:p w14:paraId="703AA91C" w14:textId="1296A2E3" w:rsidR="0092116D" w:rsidRDefault="0092116D" w:rsidP="00C058C7">
      <w:pPr>
        <w:pStyle w:val="u3"/>
      </w:pPr>
      <w:bookmarkStart w:id="35" w:name="_Toc230994813"/>
      <w:r>
        <w:t>Cảm biến báo cháy</w:t>
      </w:r>
      <w:bookmarkEnd w:id="35"/>
    </w:p>
    <w:p w14:paraId="15767F1A" w14:textId="66A97B3F" w:rsidR="0092116D" w:rsidRDefault="0092116D" w:rsidP="005C5783">
      <w:pPr>
        <w:pStyle w:val="txtNoiDung01"/>
      </w:pPr>
      <w:r>
        <w:t xml:space="preserve">Module cảm biến </w:t>
      </w:r>
      <w:r w:rsidR="00386048" w:rsidRPr="00386048">
        <w:t>phát hiện lửa</w:t>
      </w:r>
      <w:r>
        <w:t xml:space="preserve"> sử dụng </w:t>
      </w:r>
      <w:r w:rsidR="00386048" w:rsidRPr="00386048">
        <w:t>cảm biến hồng ngoại</w:t>
      </w:r>
      <w:r>
        <w:t xml:space="preserve"> để </w:t>
      </w:r>
      <w:r w:rsidR="00386048" w:rsidRPr="00386048">
        <w:t>nhận biết ngọn lửa thông qua bước sóng từ 760nm – 1100nm.</w:t>
      </w:r>
      <w:r>
        <w:t xml:space="preserve"> Cảm biến hoạt động ở điện áp 3.3V–5V </w:t>
      </w:r>
      <w:r w:rsidR="00386048" w:rsidRPr="00386048">
        <w:t>DC, với phạm vi</w:t>
      </w:r>
      <w:r>
        <w:t xml:space="preserve"> phát hiện </w:t>
      </w:r>
      <w:r w:rsidR="00386048" w:rsidRPr="00386048">
        <w:t>khoảng 80cm và góc quét 60 độ.</w:t>
      </w:r>
      <w:r>
        <w:t xml:space="preserve"> Đây là thành phần an toàn quan trọng trong hệ thống: khi </w:t>
      </w:r>
      <w:r w:rsidR="00386048" w:rsidRPr="00386048">
        <w:t xml:space="preserve">phát hiện lửa hoặc nguy cơ cháy, cảm biến sẽ gửi tín hiệu đến </w:t>
      </w:r>
      <w:r>
        <w:t xml:space="preserve">Raspberry Pi </w:t>
      </w:r>
      <w:r w:rsidR="00386048" w:rsidRPr="00386048">
        <w:t xml:space="preserve">để </w:t>
      </w:r>
      <w:r>
        <w:t xml:space="preserve">ngay lập tức </w:t>
      </w:r>
      <w:r w:rsidR="00386048" w:rsidRPr="00386048">
        <w:t xml:space="preserve">truyền </w:t>
      </w:r>
      <w:r>
        <w:t>thông điệp MQTT khẩn cấp lên Backend</w:t>
      </w:r>
      <w:r w:rsidR="00386048" w:rsidRPr="00386048">
        <w:t>. Hệ</w:t>
      </w:r>
      <w:r>
        <w:t xml:space="preserve"> thống </w:t>
      </w:r>
      <w:r w:rsidR="00386048" w:rsidRPr="00386048">
        <w:t xml:space="preserve">sau đó </w:t>
      </w:r>
      <w:r>
        <w:t xml:space="preserve">sẽ phát thông báo đẩy (push notification) </w:t>
      </w:r>
      <w:r w:rsidR="00386048" w:rsidRPr="00386048">
        <w:t>đến</w:t>
      </w:r>
      <w:r>
        <w:t xml:space="preserve"> điện thoại người dùng và có thể kích hoạt các biện pháp ứng phó tự động</w:t>
      </w:r>
      <w:r w:rsidR="00386048" w:rsidRPr="00386048">
        <w:t xml:space="preserve"> nhằm giảm thiểu rủi ro và thiệt hại</w:t>
      </w:r>
      <w:r>
        <w:t>.</w:t>
      </w:r>
    </w:p>
    <w:p w14:paraId="2FB43A03" w14:textId="77777777" w:rsidR="00254FC9" w:rsidRDefault="009F49CB" w:rsidP="00254FC9">
      <w:pPr>
        <w:pStyle w:val="txtNoiDung01"/>
        <w:keepNext/>
      </w:pPr>
      <w:r>
        <w:lastRenderedPageBreak/>
        <w:pict w14:anchorId="2C98B180">
          <v:shape id="_x0000_i1040" type="#_x0000_t75" style="width:318pt;height:408pt;visibility:visible">
            <v:imagedata r:id="rId36" o:title=""/>
          </v:shape>
        </w:pict>
      </w:r>
    </w:p>
    <w:p w14:paraId="18D4AC98" w14:textId="71209FDE" w:rsidR="004F304A" w:rsidRDefault="0017142A" w:rsidP="00254FC9">
      <w:pPr>
        <w:pStyle w:val="Chuthich"/>
        <w:jc w:val="center"/>
        <w:rPr>
          <w:lang w:val="en-US"/>
        </w:rPr>
      </w:pPr>
      <w:bookmarkStart w:id="36" w:name="_Toc230989338"/>
      <w:bookmarkStart w:id="37" w:name="_Toc230994902"/>
      <w:bookmarkStart w:id="38" w:name="_Toc230995189"/>
      <w:r>
        <w:t>Hình</w:t>
      </w:r>
      <w:r w:rsidR="00254FC9">
        <w:t xml:space="preserve">Hình </w:t>
      </w:r>
      <w:r w:rsidR="00577900">
        <w:fldChar w:fldCharType="begin"/>
      </w:r>
      <w:r w:rsidR="00577900">
        <w:instrText xml:space="preserve"> STYLEREF 1 \s </w:instrText>
      </w:r>
      <w:r w:rsidR="00577900">
        <w:fldChar w:fldCharType="separate"/>
      </w:r>
      <w:r w:rsidR="00577900">
        <w:t>2</w:t>
      </w:r>
      <w:r w:rsidR="00577900">
        <w:fldChar w:fldCharType="end"/>
      </w:r>
      <w:r w:rsidR="00577900">
        <w:noBreakHyphen/>
      </w:r>
      <w:r w:rsidR="00EB7705">
        <w:fldChar w:fldCharType="begin"/>
      </w:r>
      <w:r w:rsidR="00EB7705">
        <w:instrText xml:space="preserve"> SEQ Hình \* ARABIC \s 1 </w:instrText>
      </w:r>
      <w:r w:rsidR="00EB7705">
        <w:fldChar w:fldCharType="separate"/>
      </w:r>
      <w:r w:rsidR="00EB7705">
        <w:t>6</w:t>
      </w:r>
      <w:r w:rsidR="00EB7705">
        <w:fldChar w:fldCharType="end"/>
      </w:r>
      <w:r>
        <w:rPr>
          <w:lang w:val="en-US"/>
        </w:rPr>
        <w:t>.</w:t>
      </w:r>
      <w:r w:rsidR="00577900">
        <w:fldChar w:fldCharType="begin"/>
      </w:r>
      <w:r w:rsidR="00577900">
        <w:instrText xml:space="preserve"> SEQ Hình \* ARABIC \s 1 </w:instrText>
      </w:r>
      <w:r w:rsidR="00577900">
        <w:fldChar w:fldCharType="separate"/>
      </w:r>
      <w:r w:rsidR="00577900">
        <w:t>5</w:t>
      </w:r>
      <w:r w:rsidR="00577900">
        <w:fldChar w:fldCharType="end"/>
      </w:r>
      <w:r w:rsidR="00577900" w:rsidRPr="00577900">
        <w:rPr>
          <w:i/>
          <w:color w:val="000000"/>
        </w:rPr>
        <w:t xml:space="preserve"> </w:t>
      </w:r>
      <w:r w:rsidR="00577900">
        <w:rPr>
          <w:i/>
          <w:color w:val="000000"/>
        </w:rPr>
        <w:t>Sơ đồ khối quy trình hoạt động của cảm biến báo cháy</w:t>
      </w:r>
      <w:bookmarkEnd w:id="36"/>
      <w:bookmarkEnd w:id="37"/>
      <w:bookmarkEnd w:id="38"/>
    </w:p>
    <w:p w14:paraId="4E4E181A" w14:textId="77777777" w:rsidR="0017142A" w:rsidRDefault="0017142A" w:rsidP="0017142A">
      <w:pPr>
        <w:pStyle w:val="txtHinhCaption"/>
      </w:pPr>
    </w:p>
    <w:p w14:paraId="7D38228B" w14:textId="0C1B4EE4" w:rsidR="0092116D" w:rsidRDefault="0092116D" w:rsidP="00C058C7">
      <w:pPr>
        <w:pStyle w:val="u3"/>
      </w:pPr>
      <w:bookmarkStart w:id="39" w:name="_Toc230994814"/>
      <w:r>
        <w:t>Servo</w:t>
      </w:r>
      <w:bookmarkEnd w:id="39"/>
    </w:p>
    <w:p w14:paraId="6D9218D1" w14:textId="77777777" w:rsidR="0092116D" w:rsidRDefault="0092116D" w:rsidP="005C5783">
      <w:pPr>
        <w:pStyle w:val="txtNoiDung01"/>
      </w:pPr>
      <w:r>
        <w:t>Servo SG90 là động cơ servo nhỏ gọn, được sử dụng để điều khiển cơ cấu cơ học như mở/đóng cửa, điều chỉnh góc cánh cửa sổ hoặc các cơ cấu khóa trong nhà. Servo nhận tín hiệu điều khiển PWM với tần số 50Hz và độ rộng xung từ 0.5ms đến 2.5ms tương ứng với góc quay từ 0° đến 180°. Raspberry Pi xuất tín hiệu PWM qua GPIO để điều khiển servo đến góc mong muốn theo lệnh từ người dùng (giọng nói hoặc ứng dụng di động) hoặc theo quy tắc tự động của hệ thống.</w:t>
      </w:r>
    </w:p>
    <w:p w14:paraId="52BCB3FA" w14:textId="2FAC967E" w:rsidR="000B13F6" w:rsidRPr="000B13F6" w:rsidRDefault="000B13F6" w:rsidP="000B13F6">
      <w:pPr>
        <w:pStyle w:val="txtNoiDung01"/>
        <w:jc w:val="center"/>
      </w:pPr>
    </w:p>
    <w:p w14:paraId="2926D571" w14:textId="77777777" w:rsidR="000B13F6" w:rsidRDefault="000B13F6" w:rsidP="005C5783">
      <w:pPr>
        <w:pStyle w:val="txtNoiDung01"/>
      </w:pPr>
    </w:p>
    <w:p w14:paraId="09D2B7FF" w14:textId="5769E022" w:rsidR="00254FC9" w:rsidRDefault="009F49CB" w:rsidP="00254FC9">
      <w:pPr>
        <w:keepNext/>
        <w:spacing w:before="80" w:after="80" w:line="319" w:lineRule="auto"/>
        <w:jc w:val="center"/>
      </w:pPr>
      <w:r>
        <w:rPr>
          <w:i/>
          <w:color w:val="000000"/>
          <w:lang w:val="en-US"/>
        </w:rPr>
        <w:lastRenderedPageBreak/>
        <w:pict w14:anchorId="120A71DB">
          <v:shape id="_x0000_i1041" type="#_x0000_t75" style="width:264.6pt;height:546.6pt;visibility:visible">
            <v:imagedata r:id="rId37" o:title=""/>
          </v:shape>
        </w:pict>
      </w:r>
    </w:p>
    <w:p w14:paraId="74190376" w14:textId="7C352F06" w:rsidR="00DA106B" w:rsidRDefault="0017142A" w:rsidP="00254FC9">
      <w:pPr>
        <w:pStyle w:val="Chuthich"/>
        <w:jc w:val="center"/>
      </w:pPr>
      <w:bookmarkStart w:id="40" w:name="_Toc230989339"/>
      <w:bookmarkStart w:id="41" w:name="_Toc230994903"/>
      <w:bookmarkStart w:id="42" w:name="_Toc230995190"/>
      <w:r>
        <w:t>Hình</w:t>
      </w:r>
      <w:r w:rsidR="00254FC9">
        <w:t xml:space="preserve">Hình </w:t>
      </w:r>
      <w:r w:rsidR="00577900">
        <w:fldChar w:fldCharType="begin"/>
      </w:r>
      <w:r w:rsidR="00577900">
        <w:instrText xml:space="preserve"> STYLEREF 1 \s </w:instrText>
      </w:r>
      <w:r w:rsidR="00577900">
        <w:fldChar w:fldCharType="separate"/>
      </w:r>
      <w:r w:rsidR="00577900">
        <w:t>2</w:t>
      </w:r>
      <w:r w:rsidR="00577900">
        <w:fldChar w:fldCharType="end"/>
      </w:r>
      <w:r w:rsidR="00577900">
        <w:noBreakHyphen/>
      </w:r>
      <w:r w:rsidR="00EB7705">
        <w:fldChar w:fldCharType="begin"/>
      </w:r>
      <w:r w:rsidR="00EB7705">
        <w:instrText xml:space="preserve"> SEQ Hình \* ARABIC \s 1 </w:instrText>
      </w:r>
      <w:r w:rsidR="00EB7705">
        <w:fldChar w:fldCharType="separate"/>
      </w:r>
      <w:r w:rsidR="00EB7705">
        <w:t>7</w:t>
      </w:r>
      <w:r w:rsidR="00EB7705">
        <w:fldChar w:fldCharType="end"/>
      </w:r>
      <w:r w:rsidRPr="00A41992">
        <w:t>.</w:t>
      </w:r>
      <w:r w:rsidR="00577900">
        <w:fldChar w:fldCharType="begin"/>
      </w:r>
      <w:r w:rsidR="00577900">
        <w:instrText xml:space="preserve"> SEQ Hình \* ARABIC \s 1 </w:instrText>
      </w:r>
      <w:r w:rsidR="00577900">
        <w:fldChar w:fldCharType="separate"/>
      </w:r>
      <w:r w:rsidR="00577900">
        <w:t>6</w:t>
      </w:r>
      <w:r w:rsidR="00577900">
        <w:fldChar w:fldCharType="end"/>
      </w:r>
      <w:r w:rsidR="00577900" w:rsidRPr="00577900">
        <w:rPr>
          <w:i/>
          <w:color w:val="000000"/>
        </w:rPr>
        <w:t xml:space="preserve"> </w:t>
      </w:r>
      <w:r w:rsidR="00577900">
        <w:rPr>
          <w:i/>
          <w:color w:val="000000"/>
        </w:rPr>
        <w:t>Sơ đồ khối quy trình hoạt động của servo</w:t>
      </w:r>
      <w:bookmarkEnd w:id="40"/>
      <w:bookmarkEnd w:id="41"/>
      <w:bookmarkEnd w:id="42"/>
    </w:p>
    <w:p w14:paraId="15CECDA3" w14:textId="77777777" w:rsidR="0017142A" w:rsidRDefault="0017142A" w:rsidP="0017142A">
      <w:pPr>
        <w:pStyle w:val="txtHinhCaption"/>
        <w:rPr>
          <w:color w:val="000000"/>
          <w:lang w:val="en-US"/>
        </w:rPr>
      </w:pPr>
    </w:p>
    <w:p w14:paraId="5854764A" w14:textId="53E6FA75" w:rsidR="0092116D" w:rsidRDefault="0092116D" w:rsidP="00C058C7">
      <w:pPr>
        <w:pStyle w:val="u3"/>
      </w:pPr>
      <w:bookmarkStart w:id="43" w:name="_Toc230994815"/>
      <w:r>
        <w:t>Đèn và Quạt (qua Relay Module)</w:t>
      </w:r>
      <w:bookmarkEnd w:id="43"/>
    </w:p>
    <w:p w14:paraId="4693CD1B" w14:textId="3B4ACBA6" w:rsidR="0092116D" w:rsidRDefault="0092116D" w:rsidP="005C5783">
      <w:pPr>
        <w:pStyle w:val="txtNoiDung01"/>
      </w:pPr>
      <w:r>
        <w:t xml:space="preserve">Đèn và quạt là các thiết bị tiêu thụ điện chính được điều khiển thông qua module relay. Relay hoạt động như một công tắc điện tử, khi Raspberry Pi xuất tín hiệu HIGH lên chân điều khiển của relay, tiếp điểm của relay đóng lại và cấp điện </w:t>
      </w:r>
      <w:r>
        <w:lastRenderedPageBreak/>
        <w:t>cho đèn hoặc quạt. Module relay được cách ly quang học (opto-coupler) giúp bảo vệ mạch điều khiển khỏi điện áp cao. Đây là các thiết bị được điều khiển nhiều nhất trong hệ thống, thường xuyên được kích hoạt qua lệnh giọng nói và là đối tượng chính của cơ chế học thói quen.</w:t>
      </w:r>
    </w:p>
    <w:p w14:paraId="5B4EE119" w14:textId="4B7B0385" w:rsidR="00254FC9" w:rsidRDefault="009F49CB" w:rsidP="00254FC9">
      <w:pPr>
        <w:pStyle w:val="txtNoiDung01"/>
        <w:keepNext/>
        <w:jc w:val="center"/>
      </w:pPr>
      <w:r>
        <w:pict w14:anchorId="3A5A353B">
          <v:shape id="_x0000_i1042" type="#_x0000_t75" style="width:257.4pt;height:546pt;visibility:visible">
            <v:imagedata r:id="rId38" o:title=""/>
          </v:shape>
        </w:pict>
      </w:r>
    </w:p>
    <w:p w14:paraId="1C22CD2B" w14:textId="7EB34AF0" w:rsidR="0088182E" w:rsidRPr="00AC5A52" w:rsidRDefault="00254FC9" w:rsidP="00254FC9">
      <w:pPr>
        <w:pStyle w:val="Chuthich"/>
        <w:jc w:val="center"/>
        <w:rPr>
          <w:lang w:val="en-US"/>
        </w:rPr>
      </w:pPr>
      <w:bookmarkStart w:id="44" w:name="_Toc230989340"/>
      <w:r>
        <w:t xml:space="preserve">Hình </w:t>
      </w:r>
      <w:r w:rsidR="00577900">
        <w:fldChar w:fldCharType="begin"/>
      </w:r>
      <w:r w:rsidR="00577900">
        <w:instrText xml:space="preserve"> STYLEREF 1 \s </w:instrText>
      </w:r>
      <w:r w:rsidR="00577900">
        <w:fldChar w:fldCharType="separate"/>
      </w:r>
      <w:r w:rsidR="00577900">
        <w:t>2</w:t>
      </w:r>
      <w:r w:rsidR="00577900">
        <w:fldChar w:fldCharType="end"/>
      </w:r>
      <w:r w:rsidR="00577900">
        <w:noBreakHyphen/>
      </w:r>
      <w:r w:rsidR="00577900">
        <w:fldChar w:fldCharType="begin"/>
      </w:r>
      <w:r w:rsidR="00577900">
        <w:instrText xml:space="preserve"> SEQ Hình \* ARABIC \s 1 </w:instrText>
      </w:r>
      <w:r w:rsidR="00577900">
        <w:fldChar w:fldCharType="separate"/>
      </w:r>
      <w:r w:rsidR="00577900">
        <w:t>7</w:t>
      </w:r>
      <w:r w:rsidR="00577900">
        <w:fldChar w:fldCharType="end"/>
      </w:r>
      <w:r w:rsidR="00AC5A52">
        <w:rPr>
          <w:lang w:val="en-US"/>
        </w:rPr>
        <w:t xml:space="preserve"> </w:t>
      </w:r>
      <w:r w:rsidR="00AC5A52" w:rsidRPr="00606CB9">
        <w:rPr>
          <w:i/>
          <w:iCs/>
          <w:lang w:val="en-US"/>
        </w:rPr>
        <w:t xml:space="preserve">Kiến trúc </w:t>
      </w:r>
      <w:r w:rsidR="00606CB9" w:rsidRPr="00606CB9">
        <w:rPr>
          <w:i/>
          <w:iCs/>
          <w:lang w:val="en-US"/>
        </w:rPr>
        <w:t>giao tiếp hệ thống</w:t>
      </w:r>
      <w:bookmarkEnd w:id="44"/>
    </w:p>
    <w:p w14:paraId="6D1763F7" w14:textId="6E9F6253" w:rsidR="0088182E" w:rsidRPr="0088182E" w:rsidRDefault="0017142A" w:rsidP="00A661A6">
      <w:pPr>
        <w:pStyle w:val="txtHinhCaption"/>
      </w:pPr>
      <w:bookmarkStart w:id="45" w:name="_Toc230994904"/>
      <w:bookmarkStart w:id="46" w:name="_Toc230995191"/>
      <w:r>
        <w:t xml:space="preserve">Hình </w:t>
      </w:r>
      <w:r w:rsidR="00EB7705">
        <w:fldChar w:fldCharType="begin"/>
      </w:r>
      <w:r w:rsidR="00EB7705">
        <w:instrText xml:space="preserve"> STYLEREF 1 \s </w:instrText>
      </w:r>
      <w:r w:rsidR="00EB7705">
        <w:fldChar w:fldCharType="separate"/>
      </w:r>
      <w:r w:rsidR="00EB7705">
        <w:t>2</w:t>
      </w:r>
      <w:r w:rsidR="00EB7705">
        <w:fldChar w:fldCharType="end"/>
      </w:r>
      <w:r w:rsidR="00EB7705">
        <w:noBreakHyphen/>
      </w:r>
      <w:r w:rsidR="00EB7705">
        <w:fldChar w:fldCharType="begin"/>
      </w:r>
      <w:r w:rsidR="00EB7705">
        <w:instrText xml:space="preserve"> SEQ Hình \* ARABIC \s 1 </w:instrText>
      </w:r>
      <w:r w:rsidR="00EB7705">
        <w:fldChar w:fldCharType="separate"/>
      </w:r>
      <w:r w:rsidR="00EB7705">
        <w:t>8</w:t>
      </w:r>
      <w:r w:rsidR="00EB7705">
        <w:fldChar w:fldCharType="end"/>
      </w:r>
      <w:r w:rsidRPr="00CD571C">
        <w:t xml:space="preserve">. Sơ đồ khối quy trình hoạt động của </w:t>
      </w:r>
      <w:r>
        <w:rPr>
          <w:lang w:val="en-US"/>
        </w:rPr>
        <w:t>quạt, đèn</w:t>
      </w:r>
      <w:bookmarkEnd w:id="45"/>
      <w:bookmarkEnd w:id="46"/>
    </w:p>
    <w:p w14:paraId="0351DA9F" w14:textId="38F0B199" w:rsidR="00707808" w:rsidRDefault="001640CE" w:rsidP="00683A01">
      <w:pPr>
        <w:pStyle w:val="u2"/>
      </w:pPr>
      <w:bookmarkStart w:id="47" w:name="_Toc230994816"/>
      <w:r>
        <w:lastRenderedPageBreak/>
        <w:t>GIẢI PHÁP TRUYỀN THÔNG</w:t>
      </w:r>
      <w:bookmarkEnd w:id="47"/>
    </w:p>
    <w:p w14:paraId="231B7909" w14:textId="6EDC37F3" w:rsidR="007E7BD0" w:rsidRPr="007E7BD0" w:rsidRDefault="007E7BD0" w:rsidP="006252A8">
      <w:pPr>
        <w:pStyle w:val="u3"/>
        <w:rPr>
          <w:lang w:val="en-US"/>
        </w:rPr>
      </w:pPr>
      <w:bookmarkStart w:id="48" w:name="_Toc230994817"/>
      <w:r w:rsidRPr="007E7BD0">
        <w:rPr>
          <w:lang w:val="en-US"/>
        </w:rPr>
        <w:t>Giao thức MQTT</w:t>
      </w:r>
      <w:bookmarkEnd w:id="48"/>
    </w:p>
    <w:p w14:paraId="6FFF130D" w14:textId="77777777" w:rsidR="007E7BD0" w:rsidRPr="007E7BD0" w:rsidRDefault="007E7BD0" w:rsidP="007E7BD0">
      <w:pPr>
        <w:spacing w:line="360" w:lineRule="auto"/>
        <w:ind w:firstLine="360"/>
        <w:jc w:val="both"/>
        <w:rPr>
          <w:sz w:val="26"/>
          <w:szCs w:val="26"/>
        </w:rPr>
      </w:pPr>
      <w:r w:rsidRPr="007E7BD0">
        <w:rPr>
          <w:sz w:val="26"/>
          <w:szCs w:val="26"/>
        </w:rPr>
        <w:t>MQTT (Message Queuing Telemetry Transport) là giao thức truyền thông chính giữa tầng phần cứng IoT và Backend. Giao thức này phù hợp với hệ thống nhà thông minh vì có cơ chế publish/subscribe nhẹ, tiết kiệm băng thông, độ trễ thấp và hoạt động ổn định trên các thiết bị nhúng như Raspberry Pi. Thay vì để ứng dụng di động giao tiếp trực tiếp với phần cứng, Backend đóng vai trò điều phối trung tâm: nhận yêu cầu từ người dùng, chuyển đổi thành lệnh điều khiển và publish lệnh xuống MQTT Broker.</w:t>
      </w:r>
    </w:p>
    <w:p w14:paraId="278AD030" w14:textId="77777777" w:rsidR="007E7BD0" w:rsidRPr="007E7BD0" w:rsidRDefault="007E7BD0" w:rsidP="006252A8">
      <w:pPr>
        <w:numPr>
          <w:ilvl w:val="0"/>
          <w:numId w:val="45"/>
        </w:numPr>
        <w:spacing w:line="360" w:lineRule="auto"/>
        <w:jc w:val="both"/>
        <w:rPr>
          <w:sz w:val="26"/>
          <w:szCs w:val="26"/>
        </w:rPr>
      </w:pPr>
      <w:r w:rsidRPr="007E7BD0">
        <w:rPr>
          <w:sz w:val="26"/>
          <w:szCs w:val="26"/>
        </w:rPr>
        <w:t>Thành phần tham gia: Raspberry Pi chạy MQTT client để nhận lệnh và gửi trạng thái thiết bị; Backend FastAPI chạy MQTT client để publish lệnh, subscribe dữ liệu trạng thái/cảm biến; MQTT Broker làm trung gian định tuyến bản tin giữa các client.</w:t>
      </w:r>
    </w:p>
    <w:p w14:paraId="13617BA9" w14:textId="77777777" w:rsidR="007E7BD0" w:rsidRPr="007E7BD0" w:rsidRDefault="007E7BD0" w:rsidP="006252A8">
      <w:pPr>
        <w:numPr>
          <w:ilvl w:val="0"/>
          <w:numId w:val="45"/>
        </w:numPr>
        <w:spacing w:line="360" w:lineRule="auto"/>
        <w:jc w:val="both"/>
        <w:rPr>
          <w:sz w:val="26"/>
          <w:szCs w:val="26"/>
        </w:rPr>
      </w:pPr>
      <w:r w:rsidRPr="007E7BD0">
        <w:rPr>
          <w:sz w:val="26"/>
          <w:szCs w:val="26"/>
        </w:rPr>
        <w:t>Cấu hình kết nối: hệ thống sử dụng host, port, username, password và tùy chọn TLS thông qua biến môi trường. Port mặc định 8883 được dùng cho kết nối MQTT bảo mật qua TLS, giúp giảm rủi ro nghe lén hoặc giả mạo bản tin trong quá trình truyền.</w:t>
      </w:r>
    </w:p>
    <w:p w14:paraId="1DD1BB0B" w14:textId="77777777" w:rsidR="007E7BD0" w:rsidRPr="007E7BD0" w:rsidRDefault="007E7BD0" w:rsidP="006252A8">
      <w:pPr>
        <w:numPr>
          <w:ilvl w:val="0"/>
          <w:numId w:val="45"/>
        </w:numPr>
        <w:spacing w:line="360" w:lineRule="auto"/>
        <w:jc w:val="both"/>
        <w:rPr>
          <w:sz w:val="26"/>
          <w:szCs w:val="26"/>
        </w:rPr>
      </w:pPr>
      <w:r w:rsidRPr="007E7BD0">
        <w:rPr>
          <w:sz w:val="26"/>
          <w:szCs w:val="26"/>
        </w:rPr>
        <w:t>Cơ chế truyền lệnh: khi người dùng bật/tắt đèn, điều chỉnh quạt, mở cửa hoặc kích hoạt thiết bị, Backend publish bản tin JSON đến topic device/{device_id}/command với dạng {"command": "...", "value": ...}. Raspberry Pi subscribe topic này, phân tích command và điều khiển GPIO tương ứng.</w:t>
      </w:r>
    </w:p>
    <w:p w14:paraId="120154C3" w14:textId="77777777" w:rsidR="007E7BD0" w:rsidRPr="007E7BD0" w:rsidRDefault="007E7BD0" w:rsidP="006252A8">
      <w:pPr>
        <w:numPr>
          <w:ilvl w:val="0"/>
          <w:numId w:val="45"/>
        </w:numPr>
        <w:spacing w:line="360" w:lineRule="auto"/>
        <w:jc w:val="both"/>
        <w:rPr>
          <w:sz w:val="26"/>
          <w:szCs w:val="26"/>
        </w:rPr>
      </w:pPr>
      <w:r w:rsidRPr="007E7BD0">
        <w:rPr>
          <w:sz w:val="26"/>
          <w:szCs w:val="26"/>
        </w:rPr>
        <w:t>Cơ chế phản hồi trạng thái: sau khi thực thi lệnh hoặc khi cảm biến thay đổi, Raspberry Pi publish trạng thái lên device/{device_id}/status. Payload gồm các trường như status, online, timestamp và metadata để mô tả chi tiết từng loại thiết bị, ví dụ tốc độ quạt, trạng thái cửa, nhiệt độ, độ ẩm, cảnh báo khoảng cách, khí gas hoặc mưa.</w:t>
      </w:r>
    </w:p>
    <w:p w14:paraId="581D866B" w14:textId="77777777" w:rsidR="007E7BD0" w:rsidRPr="007E7BD0" w:rsidRDefault="007E7BD0" w:rsidP="006252A8">
      <w:pPr>
        <w:numPr>
          <w:ilvl w:val="0"/>
          <w:numId w:val="45"/>
        </w:numPr>
        <w:spacing w:line="360" w:lineRule="auto"/>
        <w:jc w:val="both"/>
        <w:rPr>
          <w:sz w:val="26"/>
          <w:szCs w:val="26"/>
        </w:rPr>
      </w:pPr>
      <w:r w:rsidRPr="007E7BD0">
        <w:rPr>
          <w:sz w:val="26"/>
          <w:szCs w:val="26"/>
        </w:rPr>
        <w:t xml:space="preserve">Dữ liệu năng lượng và nhận diện khuôn mặt: Backend subscribe thêm device/{device_id}/energy để ghi nhận chỉ số tiêu thụ điện, đồng thời subscribe </w:t>
      </w:r>
      <w:r w:rsidRPr="007E7BD0">
        <w:rPr>
          <w:sz w:val="26"/>
          <w:szCs w:val="26"/>
        </w:rPr>
        <w:lastRenderedPageBreak/>
        <w:t>home/{home_id}/face để xử lý ảnh khuôn mặt phục vụ chức năng xác thực và mở cửa tự động.</w:t>
      </w:r>
    </w:p>
    <w:p w14:paraId="7FBA9EF1" w14:textId="77777777" w:rsidR="007E7BD0" w:rsidRPr="007E7BD0" w:rsidRDefault="007E7BD0" w:rsidP="007E7BD0">
      <w:pPr>
        <w:spacing w:line="360" w:lineRule="auto"/>
        <w:ind w:firstLine="360"/>
        <w:jc w:val="both"/>
        <w:rPr>
          <w:sz w:val="26"/>
          <w:szCs w:val="26"/>
        </w:rPr>
      </w:pPr>
      <w:r w:rsidRPr="007E7BD0">
        <w:rPr>
          <w:sz w:val="26"/>
          <w:szCs w:val="26"/>
        </w:rPr>
        <w:t>Trong chương trình, MQTT không chỉ dùng để bật/tắt thiết bị mà còn là kênh đồng bộ trạng thái hai chiều. Khi Backend nhận bản tin status từ Raspberry Pi, hệ thống cập nhật database, lưu metadata mới nhất của thiết bị và phát tiếp sự kiện thời gian thực đến ứng dụng qua WebSocket. Nhờ vậy, trạng thái trên giao diện mobile phản ánh gần đúng trạng thái thực tế của phần cứng.</w:t>
      </w:r>
    </w:p>
    <w:p w14:paraId="35708F38" w14:textId="77777777" w:rsidR="007E7BD0" w:rsidRPr="007E7BD0" w:rsidRDefault="007E7BD0" w:rsidP="00C058C7">
      <w:pPr>
        <w:pStyle w:val="u3"/>
        <w:rPr>
          <w:lang w:val="en-US"/>
        </w:rPr>
      </w:pPr>
      <w:bookmarkStart w:id="49" w:name="_Toc230994818"/>
      <w:r w:rsidRPr="007E7BD0">
        <w:rPr>
          <w:lang w:val="en-US"/>
        </w:rPr>
        <w:t>Giao thức WebSocket</w:t>
      </w:r>
      <w:bookmarkEnd w:id="49"/>
    </w:p>
    <w:p w14:paraId="3A332100" w14:textId="77777777" w:rsidR="007E7BD0" w:rsidRPr="007E7BD0" w:rsidRDefault="007E7BD0" w:rsidP="007E7BD0">
      <w:pPr>
        <w:spacing w:line="360" w:lineRule="auto"/>
        <w:ind w:firstLine="360"/>
        <w:jc w:val="both"/>
        <w:rPr>
          <w:sz w:val="26"/>
          <w:szCs w:val="26"/>
        </w:rPr>
      </w:pPr>
      <w:r w:rsidRPr="007E7BD0">
        <w:rPr>
          <w:sz w:val="26"/>
          <w:szCs w:val="26"/>
        </w:rPr>
        <w:t>WebSocket được sử dụng cho lớp giao tiếp thời gian thực giữa Backend và ứng dụng người dùng. Khác với REST API chỉ phản hồi khi client gửi request, WebSocket duy trì một kết nối hai chiều liên tục, cho phép Backend chủ động đẩy thông tin mới đến mobile ngay khi có thay đổi từ thiết bị IoT, cảnh báo an ninh hoặc tự động hóa.</w:t>
      </w:r>
    </w:p>
    <w:p w14:paraId="5685C5AE" w14:textId="77777777" w:rsidR="007E7BD0" w:rsidRPr="007E7BD0" w:rsidRDefault="007E7BD0" w:rsidP="006252A8">
      <w:pPr>
        <w:numPr>
          <w:ilvl w:val="0"/>
          <w:numId w:val="45"/>
        </w:numPr>
        <w:spacing w:line="360" w:lineRule="auto"/>
        <w:jc w:val="both"/>
        <w:rPr>
          <w:sz w:val="26"/>
          <w:szCs w:val="26"/>
        </w:rPr>
      </w:pPr>
      <w:r w:rsidRPr="007E7BD0">
        <w:rPr>
          <w:sz w:val="26"/>
          <w:szCs w:val="26"/>
        </w:rPr>
        <w:t>Endpoint chính của hệ thống là /ws/home/{home_id}. Mỗi kết nối WebSocket được gắn với một home_id để Backend chỉ broadcast dữ liệu đến đúng các thiết bị di động thuộc cùng một nhà.</w:t>
      </w:r>
    </w:p>
    <w:p w14:paraId="64FD8564" w14:textId="77777777" w:rsidR="007E7BD0" w:rsidRPr="007E7BD0" w:rsidRDefault="007E7BD0" w:rsidP="006252A8">
      <w:pPr>
        <w:numPr>
          <w:ilvl w:val="0"/>
          <w:numId w:val="45"/>
        </w:numPr>
        <w:spacing w:line="360" w:lineRule="auto"/>
        <w:jc w:val="both"/>
        <w:rPr>
          <w:sz w:val="26"/>
          <w:szCs w:val="26"/>
        </w:rPr>
      </w:pPr>
      <w:r w:rsidRPr="007E7BD0">
        <w:rPr>
          <w:sz w:val="26"/>
          <w:szCs w:val="26"/>
        </w:rPr>
        <w:t>Cơ chế xác thực sử dụng access token gửi qua query parameter. Backend kiểm tra token, xác định user_id, kiểm tra người dùng có thuộc home_id đang kết nối hay không, sau đó mới cho phép kết nối. Nếu token sai hoặc người dùng không có quyền trong nhà đó, kết nối bị đóng với mã 1008.</w:t>
      </w:r>
    </w:p>
    <w:p w14:paraId="6CF33DB8" w14:textId="77777777" w:rsidR="007E7BD0" w:rsidRPr="007E7BD0" w:rsidRDefault="007E7BD0" w:rsidP="006252A8">
      <w:pPr>
        <w:numPr>
          <w:ilvl w:val="0"/>
          <w:numId w:val="45"/>
        </w:numPr>
        <w:spacing w:line="360" w:lineRule="auto"/>
        <w:jc w:val="both"/>
        <w:rPr>
          <w:sz w:val="26"/>
          <w:szCs w:val="26"/>
        </w:rPr>
      </w:pPr>
      <w:r w:rsidRPr="007E7BD0">
        <w:rPr>
          <w:sz w:val="26"/>
          <w:szCs w:val="26"/>
        </w:rPr>
        <w:t>ConnectionManager lưu danh sách kết nối theo từng home_id. Khi có sự kiện, Backend gọi các hàm broadcast_device_update, broadcast_security_alert hoặc broadcast_automation_trigger để gửi JSON message đến tất cả client đang theo dõi cùng một nhà.</w:t>
      </w:r>
    </w:p>
    <w:p w14:paraId="4A93A75E" w14:textId="77777777" w:rsidR="007E7BD0" w:rsidRPr="007E7BD0" w:rsidRDefault="007E7BD0" w:rsidP="006252A8">
      <w:pPr>
        <w:numPr>
          <w:ilvl w:val="0"/>
          <w:numId w:val="45"/>
        </w:numPr>
        <w:spacing w:line="360" w:lineRule="auto"/>
        <w:jc w:val="both"/>
        <w:rPr>
          <w:sz w:val="26"/>
          <w:szCs w:val="26"/>
        </w:rPr>
      </w:pPr>
      <w:r w:rsidRPr="007E7BD0">
        <w:rPr>
          <w:sz w:val="26"/>
          <w:szCs w:val="26"/>
        </w:rPr>
        <w:t>Dạng bản tin WebSocket được tổ chức theo trường type và data. Ví dụ khi MQTT cập nhật trạng thái thiết bị, Backend gửi type = device_update, kèm device_id và data chứa status, online, metadata. Cách đóng gói này giúp ứng dụng mobile phân loại sự kiện và cập nhật đúng màn hình.</w:t>
      </w:r>
    </w:p>
    <w:p w14:paraId="1AB4C459" w14:textId="77777777" w:rsidR="007E7BD0" w:rsidRPr="007E7BD0" w:rsidRDefault="007E7BD0" w:rsidP="00C058C7">
      <w:pPr>
        <w:pStyle w:val="u3"/>
        <w:rPr>
          <w:lang w:val="en-US"/>
        </w:rPr>
      </w:pPr>
      <w:bookmarkStart w:id="50" w:name="_Toc230994819"/>
      <w:r w:rsidRPr="007E7BD0">
        <w:rPr>
          <w:lang w:val="en-US"/>
        </w:rPr>
        <w:lastRenderedPageBreak/>
        <w:t>REST API</w:t>
      </w:r>
      <w:bookmarkEnd w:id="50"/>
    </w:p>
    <w:p w14:paraId="23DD39C4" w14:textId="77777777" w:rsidR="007E7BD0" w:rsidRPr="007E7BD0" w:rsidRDefault="007E7BD0" w:rsidP="007E7BD0">
      <w:pPr>
        <w:spacing w:line="360" w:lineRule="auto"/>
        <w:ind w:firstLine="360"/>
        <w:jc w:val="both"/>
        <w:rPr>
          <w:sz w:val="26"/>
          <w:szCs w:val="26"/>
        </w:rPr>
      </w:pPr>
      <w:r w:rsidRPr="007E7BD0">
        <w:rPr>
          <w:sz w:val="26"/>
          <w:szCs w:val="26"/>
        </w:rPr>
        <w:t>Bên cạnh MQTT và WebSocket, hệ thống vẫn sử dụng REST API cho các thao tác nghiệp vụ thông thường giữa ứng dụng mobile và Backend. REST phù hợp với các tác vụ có cấu trúc request/response rõ ràng như đăng nhập, đăng ký, quản lý nhà, quản lý phòng, quản lý thiết bị, tạo tự động hóa, xem lịch sử năng lượng, lấy danh sách gợi ý và gọi các chức năng nhận diện khuôn mặt.</w:t>
      </w:r>
    </w:p>
    <w:p w14:paraId="78FDC6DA" w14:textId="77777777" w:rsidR="007E7BD0" w:rsidRPr="007E7BD0" w:rsidRDefault="007E7BD0" w:rsidP="006252A8">
      <w:pPr>
        <w:numPr>
          <w:ilvl w:val="0"/>
          <w:numId w:val="45"/>
        </w:numPr>
        <w:spacing w:line="360" w:lineRule="auto"/>
        <w:jc w:val="both"/>
        <w:rPr>
          <w:sz w:val="26"/>
          <w:szCs w:val="26"/>
        </w:rPr>
      </w:pPr>
      <w:r w:rsidRPr="007E7BD0">
        <w:rPr>
          <w:sz w:val="26"/>
          <w:szCs w:val="26"/>
        </w:rPr>
        <w:t>Ứng dụng mobile gửi HTTP request đến các router của Backend FastAPI. Backend kiểm tra JWT, xử lý dữ liệu với database PostgreSQL, sau đó trả về JSON response cho client.</w:t>
      </w:r>
    </w:p>
    <w:p w14:paraId="3AC2914E" w14:textId="77777777" w:rsidR="007E7BD0" w:rsidRPr="007E7BD0" w:rsidRDefault="007E7BD0" w:rsidP="006252A8">
      <w:pPr>
        <w:numPr>
          <w:ilvl w:val="0"/>
          <w:numId w:val="45"/>
        </w:numPr>
        <w:spacing w:line="360" w:lineRule="auto"/>
        <w:jc w:val="both"/>
        <w:rPr>
          <w:sz w:val="26"/>
          <w:szCs w:val="26"/>
        </w:rPr>
      </w:pPr>
      <w:r w:rsidRPr="007E7BD0">
        <w:rPr>
          <w:sz w:val="26"/>
          <w:szCs w:val="26"/>
        </w:rPr>
        <w:t>Với thao tác điều khiển thiết bị, REST API nhận lệnh từ mobile, kiểm tra quyền truy cập, cập nhật logic nghiệp vụ nếu cần, rồi gọi hàm publish_device_command để chuyển lệnh sang MQTT. Như vậy REST là kênh nhận yêu cầu từ người dùng, còn MQTT là kênh thực thi lệnh xuống phần cứng.</w:t>
      </w:r>
    </w:p>
    <w:p w14:paraId="554D3DC5" w14:textId="77777777" w:rsidR="007E7BD0" w:rsidRPr="007E7BD0" w:rsidRDefault="007E7BD0" w:rsidP="006252A8">
      <w:pPr>
        <w:numPr>
          <w:ilvl w:val="0"/>
          <w:numId w:val="45"/>
        </w:numPr>
        <w:spacing w:line="360" w:lineRule="auto"/>
        <w:jc w:val="both"/>
        <w:rPr>
          <w:sz w:val="26"/>
          <w:szCs w:val="26"/>
        </w:rPr>
      </w:pPr>
      <w:r w:rsidRPr="007E7BD0">
        <w:rPr>
          <w:sz w:val="26"/>
          <w:szCs w:val="26"/>
        </w:rPr>
        <w:t>Với các màn hình danh sách như phòng, thiết bị, tự động hóa và thống kê năng lượng, REST API giúp client tải dữ liệu ban đầu. Sau khi dữ liệu ban đầu đã hiển thị, WebSocket tiếp tục cập nhật các thay đổi phát sinh theo thời gian thực.</w:t>
      </w:r>
    </w:p>
    <w:p w14:paraId="0F477FA4" w14:textId="77777777" w:rsidR="007E7BD0" w:rsidRPr="007E7BD0" w:rsidRDefault="007E7BD0" w:rsidP="007E7BD0">
      <w:pPr>
        <w:spacing w:line="360" w:lineRule="auto"/>
        <w:jc w:val="both"/>
        <w:rPr>
          <w:sz w:val="26"/>
          <w:szCs w:val="26"/>
        </w:rPr>
      </w:pPr>
      <w:r w:rsidRPr="007E7BD0">
        <w:rPr>
          <w:sz w:val="26"/>
          <w:szCs w:val="26"/>
        </w:rPr>
        <w:t>Sự kết hợp REST API, MQTT và WebSocket giúp hệ thống tách rõ trách nhiệm: REST xử lý nghiệp vụ và dữ liệu theo yêu cầu, MQTT xử lý giao tiếp thiết bị, còn WebSocket xử lý đồng bộ giao diện thời gian thực.</w:t>
      </w:r>
    </w:p>
    <w:p w14:paraId="44F87E96" w14:textId="77777777" w:rsidR="007E7BD0" w:rsidRPr="007E7BD0" w:rsidRDefault="007E7BD0" w:rsidP="00C058C7">
      <w:pPr>
        <w:pStyle w:val="u3"/>
        <w:rPr>
          <w:lang w:val="en-US"/>
        </w:rPr>
      </w:pPr>
      <w:bookmarkStart w:id="51" w:name="_Toc230994820"/>
      <w:r w:rsidRPr="007E7BD0">
        <w:rPr>
          <w:lang w:val="en-US"/>
        </w:rPr>
        <w:t>Thiết kế topic và payload truyền thông</w:t>
      </w:r>
      <w:bookmarkEnd w:id="51"/>
    </w:p>
    <w:p w14:paraId="0C1D0953" w14:textId="77777777" w:rsidR="007E7BD0" w:rsidRPr="007E7BD0" w:rsidRDefault="007E7BD0" w:rsidP="00D74DC2">
      <w:pPr>
        <w:pStyle w:val="txtNoiDung01"/>
        <w:rPr>
          <w:szCs w:val="26"/>
        </w:rPr>
      </w:pPr>
      <w:r w:rsidRPr="007E7BD0">
        <w:t>Để tránh nhầm lẫn khi hệ thống có nhiều nhà, nhiều phòng và nhiều thiết bị, các topic MQTT được thiết kế theo hướng định danh rõ tài nguyên. Topic ưu tiên hiện tại là dạng device/{device_id}/..., trong đó device_id tương ứng với thiết bị đã được đăng ký ở Backend và có thể ánh xạ đến loại thiết bị trong device_map.json của Raspberry Pi.</w:t>
      </w:r>
    </w:p>
    <w:p w14:paraId="50FB7DE8" w14:textId="77777777" w:rsidR="007E7BD0" w:rsidRPr="007E7BD0" w:rsidRDefault="007E7BD0" w:rsidP="006252A8">
      <w:pPr>
        <w:numPr>
          <w:ilvl w:val="0"/>
          <w:numId w:val="45"/>
        </w:numPr>
        <w:spacing w:line="360" w:lineRule="auto"/>
        <w:jc w:val="both"/>
        <w:rPr>
          <w:sz w:val="26"/>
          <w:szCs w:val="26"/>
        </w:rPr>
      </w:pPr>
      <w:r w:rsidRPr="007E7BD0">
        <w:rPr>
          <w:sz w:val="26"/>
          <w:szCs w:val="26"/>
        </w:rPr>
        <w:t>device/{device_id}/command: Backend publish lệnh điều khiển đến một thiết bị cụ thể. Payload thường có dạng {"command": "turn_on"}, {"command": "turn_off"}, {"command": "toggle"}, {"command": "set_speed", "value": "strong"}, {"command": "open"} hoặc {"command": "set_angle", "value": 120}.</w:t>
      </w:r>
    </w:p>
    <w:p w14:paraId="5B1A156E" w14:textId="77777777" w:rsidR="007E7BD0" w:rsidRPr="007E7BD0" w:rsidRDefault="007E7BD0" w:rsidP="006252A8">
      <w:pPr>
        <w:numPr>
          <w:ilvl w:val="0"/>
          <w:numId w:val="45"/>
        </w:numPr>
        <w:spacing w:line="360" w:lineRule="auto"/>
        <w:jc w:val="both"/>
        <w:rPr>
          <w:sz w:val="26"/>
          <w:szCs w:val="26"/>
        </w:rPr>
      </w:pPr>
      <w:r w:rsidRPr="007E7BD0">
        <w:rPr>
          <w:sz w:val="26"/>
          <w:szCs w:val="26"/>
        </w:rPr>
        <w:lastRenderedPageBreak/>
        <w:t>device/{device_id}/status: Raspberry Pi publish trạng thái thiết bị sau khi thực thi lệnh hoặc khi cảm biến thay đổi. Payload có online, status, timestamp và metadata để lưu các thuộc tính riêng của từng thiết bị.</w:t>
      </w:r>
    </w:p>
    <w:p w14:paraId="12B5093C" w14:textId="77777777" w:rsidR="007E7BD0" w:rsidRPr="007E7BD0" w:rsidRDefault="007E7BD0" w:rsidP="006252A8">
      <w:pPr>
        <w:numPr>
          <w:ilvl w:val="0"/>
          <w:numId w:val="45"/>
        </w:numPr>
        <w:spacing w:line="360" w:lineRule="auto"/>
        <w:jc w:val="both"/>
        <w:rPr>
          <w:sz w:val="26"/>
          <w:szCs w:val="26"/>
        </w:rPr>
      </w:pPr>
      <w:r w:rsidRPr="007E7BD0">
        <w:rPr>
          <w:sz w:val="26"/>
          <w:szCs w:val="26"/>
        </w:rPr>
        <w:t>device/{device_id}/energy: thiết bị hoặc gateway gửi dữ liệu tiêu thụ điện để Backend lưu vào bảng lịch sử năng lượng, phục vụ thống kê và phân tích hành vi sử dụng.</w:t>
      </w:r>
    </w:p>
    <w:p w14:paraId="46300855" w14:textId="013D8CED" w:rsidR="007E7BD0" w:rsidRPr="007E7BD0" w:rsidRDefault="007E7BD0" w:rsidP="006252A8">
      <w:pPr>
        <w:numPr>
          <w:ilvl w:val="0"/>
          <w:numId w:val="45"/>
        </w:numPr>
        <w:spacing w:line="360" w:lineRule="auto"/>
        <w:jc w:val="both"/>
        <w:rPr>
          <w:sz w:val="26"/>
          <w:szCs w:val="26"/>
        </w:rPr>
      </w:pPr>
      <w:r w:rsidRPr="007E7BD0">
        <w:rPr>
          <w:sz w:val="26"/>
          <w:szCs w:val="26"/>
        </w:rPr>
        <w:t xml:space="preserve">home/{home_id}/face: Raspberry Pi gửi ảnh base64 và thông tin action như upload, enroll hoặc verify để Backend xử lý nhận diện khuôn mặt. </w:t>
      </w:r>
    </w:p>
    <w:p w14:paraId="0C0D3BD6" w14:textId="77777777" w:rsidR="007E7BD0" w:rsidRPr="007E7BD0" w:rsidRDefault="007E7BD0" w:rsidP="00C058C7">
      <w:pPr>
        <w:pStyle w:val="u3"/>
        <w:rPr>
          <w:lang w:val="en-US"/>
        </w:rPr>
      </w:pPr>
      <w:bookmarkStart w:id="52" w:name="_Toc230994821"/>
      <w:r w:rsidRPr="007E7BD0">
        <w:rPr>
          <w:lang w:val="en-US"/>
        </w:rPr>
        <w:t>Luồng truyền thông trong chương trình</w:t>
      </w:r>
      <w:bookmarkEnd w:id="52"/>
    </w:p>
    <w:p w14:paraId="72BD47C5" w14:textId="77777777" w:rsidR="007E7BD0" w:rsidRPr="007E7BD0" w:rsidRDefault="007E7BD0" w:rsidP="00D74DC2">
      <w:pPr>
        <w:pStyle w:val="txtNoiDung01"/>
        <w:rPr>
          <w:szCs w:val="26"/>
        </w:rPr>
      </w:pPr>
      <w:r w:rsidRPr="007E7BD0">
        <w:t>Luồng điều khiển thiết bị bắt đầu từ ứng dụng mobile. Người dùng thao tác trên giao diện hoặc gửi câu lệnh giọng nói; ứng dụng gọi REST API đến Backend. Backend xác thực người dùng, kiểm tra quyền với nhà/phòng/thiết bị, chuẩn hóa lệnh rồi publish bản tin MQTT đến topic command của thiết bị. Raspberry Pi nhận lệnh, điều khiển GPIO, cập nhật state nội bộ và publish trạng thái mới lên MQTT. Backend subscribe trạng thái đó, cập nhật database và broadcast WebSocket để giao diện mobile đổi trạng thái ngay lập tức.</w:t>
      </w:r>
    </w:p>
    <w:p w14:paraId="62775843" w14:textId="77777777" w:rsidR="007E7BD0" w:rsidRPr="007E7BD0" w:rsidRDefault="007E7BD0" w:rsidP="00D74DC2">
      <w:pPr>
        <w:pStyle w:val="txtNoiDung01"/>
        <w:rPr>
          <w:szCs w:val="26"/>
        </w:rPr>
      </w:pPr>
      <w:r w:rsidRPr="007E7BD0">
        <w:t>Luồng dữ liệu cảm biến diễn ra theo chiều ngược lại. Raspberry Pi đọc DHT11, MQ-2, HC-SR04, cảm biến mưa, nút bấm hoặc trạng thái servo/relay, sau đó đóng gói dữ liệu thành JSON và publish lên MQTT. Backend xử lý dữ liệu này để cập nhật metadata thiết bị, ghi log năng lượng hoặc kích hoạt các rule tự động hóa. Nếu dữ liệu mang tính cảnh báo như khí gas, khoảng cách nguy hiểm hoặc sự kiện an ninh, Backend có thể phát WebSocket alert đến ứng dụng để người dùng nhận biết kịp thời.</w:t>
      </w:r>
    </w:p>
    <w:p w14:paraId="1781DA62" w14:textId="77777777" w:rsidR="007E7BD0" w:rsidRPr="007E7BD0" w:rsidRDefault="007E7BD0" w:rsidP="00D74DC2">
      <w:pPr>
        <w:pStyle w:val="txtNoiDung01"/>
        <w:rPr>
          <w:szCs w:val="26"/>
        </w:rPr>
      </w:pPr>
      <w:r w:rsidRPr="007E7BD0">
        <w:t>Luồng nhận diện khuôn mặt sử dụng kết hợp HTTP và MQTT tùy tình huống. Raspberry Pi có thể gửi ảnh về Backend thông qua API face hoặc thông qua topic home/{home_id}/face. Backend xử lý upload, enroll hoặc verify; khi xác thực thành công, Backend gửi lệnh mở cửa qua MQTT đến door_device_id. Cách thiết kế này giữ cho phần xử lý AI nằm ở Backend, còn Raspberry Pi tập trung vào thu ảnh và điều khiển cơ cấu cửa.</w:t>
      </w:r>
    </w:p>
    <w:p w14:paraId="6BA3A57C" w14:textId="77777777" w:rsidR="007E7BD0" w:rsidRPr="007E7BD0" w:rsidRDefault="007E7BD0" w:rsidP="00C058C7">
      <w:pPr>
        <w:pStyle w:val="u3"/>
        <w:rPr>
          <w:lang w:val="en-US"/>
        </w:rPr>
      </w:pPr>
      <w:bookmarkStart w:id="53" w:name="_Toc230994822"/>
      <w:r w:rsidRPr="007E7BD0">
        <w:rPr>
          <w:lang w:val="en-US"/>
        </w:rPr>
        <w:lastRenderedPageBreak/>
        <w:t>Độ tin cậy, bảo mật và khả năng mở rộng</w:t>
      </w:r>
      <w:bookmarkEnd w:id="53"/>
    </w:p>
    <w:p w14:paraId="0010759F" w14:textId="77777777" w:rsidR="007E7BD0" w:rsidRPr="007E7BD0" w:rsidRDefault="007E7BD0" w:rsidP="00BA3FBF">
      <w:pPr>
        <w:pStyle w:val="txtNoiDung01"/>
        <w:rPr>
          <w:szCs w:val="26"/>
        </w:rPr>
      </w:pPr>
      <w:r w:rsidRPr="007E7BD0">
        <w:t>Giải pháp truyền thông được thiết kế để đảm bảo hệ thống hoạt động ổn định trong môi trường nhiều thiết bị và nhiều người dùng. MQTT sử dụng QoS 1 cho các bản tin điều khiển và trạng thái quan trọng, giúp broker cố gắng chuyển bản tin ít nhất một lần đến client nhận. Backend và Raspberry Pi đều có cơ chế ghi log khi kết nối MQTT thất bại, cho phép hệ thống tiếp tục chạy ở chế độ hạn chế thay vì dừng toàn bộ chương trình.</w:t>
      </w:r>
    </w:p>
    <w:p w14:paraId="127CF3B6" w14:textId="77777777" w:rsidR="007E7BD0" w:rsidRPr="007E7BD0" w:rsidRDefault="007E7BD0" w:rsidP="006252A8">
      <w:pPr>
        <w:numPr>
          <w:ilvl w:val="0"/>
          <w:numId w:val="45"/>
        </w:numPr>
        <w:spacing w:line="360" w:lineRule="auto"/>
        <w:jc w:val="both"/>
        <w:rPr>
          <w:sz w:val="26"/>
          <w:szCs w:val="26"/>
        </w:rPr>
      </w:pPr>
      <w:r w:rsidRPr="007E7BD0">
        <w:rPr>
          <w:sz w:val="26"/>
          <w:szCs w:val="26"/>
        </w:rPr>
        <w:t>Bảo mật MQTT: hỗ trợ username/password và TLS khi kết nối broker, hạn chế việc lộ lệnh điều khiển hoặc dữ liệu cảm biến trên mạng.</w:t>
      </w:r>
    </w:p>
    <w:p w14:paraId="5E9E4144" w14:textId="77777777" w:rsidR="007E7BD0" w:rsidRPr="007E7BD0" w:rsidRDefault="007E7BD0" w:rsidP="006252A8">
      <w:pPr>
        <w:numPr>
          <w:ilvl w:val="0"/>
          <w:numId w:val="45"/>
        </w:numPr>
        <w:spacing w:line="360" w:lineRule="auto"/>
        <w:jc w:val="both"/>
        <w:rPr>
          <w:sz w:val="26"/>
          <w:szCs w:val="26"/>
        </w:rPr>
      </w:pPr>
      <w:r w:rsidRPr="007E7BD0">
        <w:rPr>
          <w:sz w:val="26"/>
          <w:szCs w:val="26"/>
        </w:rPr>
        <w:t>Bảo mật WebSocket: yêu cầu access token và kiểm tra membership theo home_id trước khi chấp nhận kết nối, tránh việc người dùng ngoài nhà nhận được trạng thái thiết bị.</w:t>
      </w:r>
    </w:p>
    <w:p w14:paraId="783AC561" w14:textId="77777777" w:rsidR="007E7BD0" w:rsidRPr="007E7BD0" w:rsidRDefault="007E7BD0" w:rsidP="006252A8">
      <w:pPr>
        <w:numPr>
          <w:ilvl w:val="0"/>
          <w:numId w:val="45"/>
        </w:numPr>
        <w:spacing w:line="360" w:lineRule="auto"/>
        <w:jc w:val="both"/>
        <w:rPr>
          <w:sz w:val="26"/>
          <w:szCs w:val="26"/>
        </w:rPr>
      </w:pPr>
      <w:r w:rsidRPr="007E7BD0">
        <w:rPr>
          <w:sz w:val="26"/>
          <w:szCs w:val="26"/>
        </w:rPr>
        <w:t>Tách kênh truyền thông: lệnh điều khiển, trạng thái thiết bị, dữ liệu năng lượng và ảnh khuôn mặt được đưa vào các topic khác nhau, giúp Backend xử lý đúng loại dữ liệu và dễ mở rộng thêm thiết bị mới.</w:t>
      </w:r>
    </w:p>
    <w:p w14:paraId="01B315A6" w14:textId="77777777" w:rsidR="007E7BD0" w:rsidRPr="007E7BD0" w:rsidRDefault="007E7BD0" w:rsidP="006252A8">
      <w:pPr>
        <w:numPr>
          <w:ilvl w:val="0"/>
          <w:numId w:val="45"/>
        </w:numPr>
        <w:spacing w:line="360" w:lineRule="auto"/>
        <w:jc w:val="both"/>
        <w:rPr>
          <w:sz w:val="26"/>
          <w:szCs w:val="26"/>
        </w:rPr>
      </w:pPr>
      <w:r w:rsidRPr="007E7BD0">
        <w:rPr>
          <w:sz w:val="26"/>
          <w:szCs w:val="26"/>
        </w:rPr>
        <w:t>Khả năng mở rộng: khi thêm thiết bị mới, hệ thống chỉ cần bổ sung device_id, kind và mapping GPIO ở Raspberry Pi; Backend vẫn dùng cùng mẫu topic device/{device_id}/command và device/{device_id}/status.</w:t>
      </w:r>
    </w:p>
    <w:p w14:paraId="4E523B13" w14:textId="77777777" w:rsidR="007E7BD0" w:rsidRPr="007E7BD0" w:rsidRDefault="007E7BD0" w:rsidP="006252A8">
      <w:pPr>
        <w:numPr>
          <w:ilvl w:val="0"/>
          <w:numId w:val="45"/>
        </w:numPr>
        <w:spacing w:line="360" w:lineRule="auto"/>
        <w:jc w:val="both"/>
        <w:rPr>
          <w:sz w:val="26"/>
          <w:szCs w:val="26"/>
        </w:rPr>
      </w:pPr>
      <w:r w:rsidRPr="007E7BD0">
        <w:rPr>
          <w:sz w:val="26"/>
          <w:szCs w:val="26"/>
        </w:rPr>
        <w:t>Tính nhất quán dữ liệu: Backend là nguồn lưu trạng thái và lịch sử chính trong database, còn WebSocket chỉ là kênh phát sự kiện tức thời. Khi ứng dụng mở lại, client có thể tải dữ liệu mới nhất qua REST API rồi tiếp tục nhận cập nhật qua WebSocket.</w:t>
      </w:r>
    </w:p>
    <w:p w14:paraId="5EF13193" w14:textId="49EF26AC" w:rsidR="00E24195" w:rsidRPr="007E7BD0" w:rsidRDefault="007E7BD0" w:rsidP="00BA3FBF">
      <w:pPr>
        <w:pStyle w:val="txtNoiDung01"/>
        <w:rPr>
          <w:szCs w:val="26"/>
        </w:rPr>
      </w:pPr>
      <w:r w:rsidRPr="007E7BD0">
        <w:t>Nhờ cách phân tầng này, hệ thống vừa đáp ứng yêu cầu điều khiển thời gian thực của nhà thông minh, vừa đảm bảo dữ liệu được lưu trữ tập trung để phục vụ thống kê, tự động hóa và học thói quen người dùng ở các phần sau của đồ án.</w:t>
      </w:r>
    </w:p>
    <w:p w14:paraId="10C3CB8B" w14:textId="5F7ED992" w:rsidR="00707808" w:rsidRPr="007F0ED6" w:rsidRDefault="001640CE" w:rsidP="00683A01">
      <w:pPr>
        <w:pStyle w:val="u2"/>
      </w:pPr>
      <w:bookmarkStart w:id="54" w:name="_Toc230994823"/>
      <w:r>
        <w:lastRenderedPageBreak/>
        <w:t>GIẢI PHÁP AI</w:t>
      </w:r>
      <w:bookmarkEnd w:id="54"/>
    </w:p>
    <w:p w14:paraId="6CAAC761" w14:textId="0AAE862D" w:rsidR="00D63250" w:rsidRDefault="00BD1E29" w:rsidP="00C058C7">
      <w:pPr>
        <w:pStyle w:val="u3"/>
      </w:pPr>
      <w:bookmarkStart w:id="55" w:name="_Toc230994824"/>
      <w:r>
        <w:t>Giải pháp xử lý ngôn ngữ</w:t>
      </w:r>
      <w:r w:rsidR="00DD23B1">
        <w:t xml:space="preserve"> tự nhiên</w:t>
      </w:r>
      <w:r>
        <w:t xml:space="preserve"> tiếng việt</w:t>
      </w:r>
      <w:bookmarkEnd w:id="55"/>
    </w:p>
    <w:p w14:paraId="18DF2F16" w14:textId="77777777" w:rsidR="007E3886" w:rsidRDefault="007E3886" w:rsidP="006252A8">
      <w:pPr>
        <w:pStyle w:val="Heading41"/>
        <w:numPr>
          <w:ilvl w:val="0"/>
          <w:numId w:val="43"/>
        </w:numPr>
        <w:spacing w:before="0" w:line="360" w:lineRule="auto"/>
        <w:rPr>
          <w:b/>
          <w:bCs/>
        </w:rPr>
      </w:pPr>
      <w:r>
        <w:rPr>
          <w:b/>
          <w:bCs/>
        </w:rPr>
        <w:t>Giới thiệu tổng quan NLP Server</w:t>
      </w:r>
    </w:p>
    <w:p w14:paraId="451E20C7" w14:textId="77777777" w:rsidR="007E3886" w:rsidRDefault="007E3886" w:rsidP="007E3886">
      <w:pPr>
        <w:pStyle w:val="txtNoiDung01"/>
      </w:pPr>
      <w:r>
        <w:t>NLP Server là thành phần trí tuệ nhân tạo cốt lõi của hệ thống, chịu trách nhiệm phân tích và hiểu ngôn ngữ tự nhiên tiếng Việt từ người dùng. Server này thực hiện hai nhiệm vụ chính: phân loại ý định (Intent Classification) để xác định người dùng muốn làm gì, và trích xuất thực thể (Entity Extraction) để xác định đối tượng cụ thể và các tham số liên quan trong câu lệnh.</w:t>
      </w:r>
    </w:p>
    <w:p w14:paraId="3424A636" w14:textId="77777777" w:rsidR="007E3886" w:rsidRDefault="007E3886" w:rsidP="007E3886">
      <w:pPr>
        <w:pStyle w:val="txtNoiDung01"/>
      </w:pPr>
      <w:r>
        <w:t>Ví dụ: Khi người dùng nói "Tắt đèn phòng ngủ và bật quạt số 2", NLP Server sẽ phân tích và trả về hai intent riêng biệt: (1) intent = "TURN_OFF", entity = {device: "light", room: "bedroom"} và (2) intent = "TURN_ON", entity = {device: "fan", id: "2"}. Backend sẽ dựa trên các structured intent này để ra quyết định điều khiển thiết bị.</w:t>
      </w:r>
    </w:p>
    <w:p w14:paraId="7D092EAB" w14:textId="77777777" w:rsidR="007E3886" w:rsidRDefault="007E3886" w:rsidP="006252A8">
      <w:pPr>
        <w:pStyle w:val="Heading41"/>
        <w:numPr>
          <w:ilvl w:val="0"/>
          <w:numId w:val="43"/>
        </w:numPr>
        <w:spacing w:line="360" w:lineRule="auto"/>
        <w:rPr>
          <w:b/>
          <w:bCs/>
          <w:iCs/>
        </w:rPr>
      </w:pPr>
      <w:r>
        <w:rPr>
          <w:b/>
          <w:bCs/>
          <w:iCs/>
        </w:rPr>
        <w:t>Các lớp ý định (</w:t>
      </w:r>
      <w:proofErr w:type="spellStart"/>
      <w:r>
        <w:rPr>
          <w:b/>
          <w:bCs/>
          <w:iCs/>
        </w:rPr>
        <w:t>Intent</w:t>
      </w:r>
      <w:proofErr w:type="spellEnd"/>
      <w:r>
        <w:rPr>
          <w:b/>
          <w:bCs/>
          <w:iCs/>
        </w:rPr>
        <w:t xml:space="preserve"> </w:t>
      </w:r>
      <w:proofErr w:type="spellStart"/>
      <w:r>
        <w:rPr>
          <w:b/>
          <w:bCs/>
          <w:iCs/>
        </w:rPr>
        <w:t>Classes</w:t>
      </w:r>
      <w:proofErr w:type="spellEnd"/>
      <w:r>
        <w:rPr>
          <w:b/>
          <w:bCs/>
          <w:iCs/>
        </w:rPr>
        <w:t>)</w:t>
      </w:r>
    </w:p>
    <w:p w14:paraId="64505A25" w14:textId="77777777" w:rsidR="007E3886" w:rsidRDefault="007E3886" w:rsidP="007E3886">
      <w:pPr>
        <w:pStyle w:val="txtNoiDung01"/>
      </w:pPr>
      <w:r>
        <w:t>Hệ thống được huấn luyện để nhận diện các nhóm ý định sau:</w:t>
      </w:r>
    </w:p>
    <w:p w14:paraId="799F1960" w14:textId="0D7A7AC9" w:rsidR="007E3886" w:rsidRDefault="004E6C21" w:rsidP="004E6C21">
      <w:pPr>
        <w:pStyle w:val="txtGachDong"/>
      </w:pPr>
      <w:r w:rsidRPr="004E6C21">
        <w:t xml:space="preserve"> </w:t>
      </w:r>
      <w:r w:rsidR="007E3886">
        <w:t>Điều khiển thiết bị với entities: device, action, location, value, unit</w:t>
      </w:r>
    </w:p>
    <w:p w14:paraId="679D7334" w14:textId="2EC518F5" w:rsidR="007E3886" w:rsidRDefault="004E6C21" w:rsidP="004E6C21">
      <w:pPr>
        <w:pStyle w:val="txtGachDong"/>
      </w:pPr>
      <w:r w:rsidRPr="004E6C21">
        <w:t xml:space="preserve"> </w:t>
      </w:r>
      <w:r w:rsidR="007E3886">
        <w:t>Cảm giác môi trường với entity: comfort_type (cooling, warming, brighten, dim, ventilate)</w:t>
      </w:r>
    </w:p>
    <w:p w14:paraId="1E59917F" w14:textId="5A5B41B9" w:rsidR="007E3886" w:rsidRDefault="004E6C21" w:rsidP="004E6C21">
      <w:pPr>
        <w:pStyle w:val="txtGachDong"/>
      </w:pPr>
      <w:r w:rsidRPr="004E6C21">
        <w:t xml:space="preserve"> </w:t>
      </w:r>
      <w:r w:rsidR="007E3886">
        <w:t>Truy vấn sensor với entity: sensor_type (temperature, humidity, rain, gas, fire, motion)</w:t>
      </w:r>
    </w:p>
    <w:p w14:paraId="6D2F756C" w14:textId="514EEADB" w:rsidR="007E3886" w:rsidRDefault="004E6C21" w:rsidP="004E6C21">
      <w:pPr>
        <w:pStyle w:val="txtGachDong"/>
      </w:pPr>
      <w:r w:rsidRPr="004E6C21">
        <w:t xml:space="preserve"> </w:t>
      </w:r>
      <w:r w:rsidR="007E3886">
        <w:t>Truy vấn trạng thái thiết bị với entities: device, location</w:t>
      </w:r>
    </w:p>
    <w:p w14:paraId="50B8AA97" w14:textId="707F82BA" w:rsidR="007E3886" w:rsidRDefault="004E6C21" w:rsidP="004E6C21">
      <w:pPr>
        <w:pStyle w:val="txtGachDong"/>
      </w:pPr>
      <w:r w:rsidRPr="004E6C21">
        <w:t xml:space="preserve"> </w:t>
      </w:r>
      <w:r w:rsidR="007E3886">
        <w:t>Chế độ an ninh với entity: mode (armed, disarmed)</w:t>
      </w:r>
    </w:p>
    <w:p w14:paraId="57755485" w14:textId="77777777" w:rsidR="007E3886" w:rsidRDefault="007E3886" w:rsidP="004E6C21">
      <w:pPr>
        <w:pStyle w:val="txtGachDong"/>
      </w:pPr>
      <w:r>
        <w:t>Cảnh báo an ninh với entity: alert_type (fire, gas, intrusion)</w:t>
      </w:r>
    </w:p>
    <w:p w14:paraId="4B386136" w14:textId="77777777" w:rsidR="007E3886" w:rsidRDefault="007E3886" w:rsidP="004E6C21">
      <w:pPr>
        <w:pStyle w:val="txtGachDong"/>
      </w:pPr>
      <w:r>
        <w:t>Kích hoạt scene với entity: scene_type (sleep, wake_up, movie, away, home)</w:t>
      </w:r>
    </w:p>
    <w:p w14:paraId="4CF627DD" w14:textId="77777777" w:rsidR="007E3886" w:rsidRDefault="007E3886" w:rsidP="004E6C21">
      <w:pPr>
        <w:pStyle w:val="txtGachDong"/>
      </w:pPr>
      <w:r>
        <w:t>Hành động liên quan thời tiết với entities: weather_condition (rain, sunny), action, device</w:t>
      </w:r>
    </w:p>
    <w:p w14:paraId="1A641B8F" w14:textId="77777777" w:rsidR="007E3886" w:rsidRDefault="007E3886" w:rsidP="004E6C21">
      <w:pPr>
        <w:pStyle w:val="txtGachDong"/>
      </w:pPr>
      <w:r>
        <w:t>Tắt tất cả thiết bị</w:t>
      </w:r>
    </w:p>
    <w:p w14:paraId="0D82015D" w14:textId="77777777" w:rsidR="007E3886" w:rsidRDefault="007E3886" w:rsidP="004E6C21">
      <w:pPr>
        <w:pStyle w:val="txtGachDong"/>
      </w:pPr>
      <w:r>
        <w:t>Tạo automation mới</w:t>
      </w:r>
    </w:p>
    <w:p w14:paraId="4F7AFA0B" w14:textId="77777777" w:rsidR="007E3886" w:rsidRDefault="007E3886" w:rsidP="004E6C21">
      <w:pPr>
        <w:pStyle w:val="txtGachDong"/>
      </w:pPr>
      <w:r>
        <w:lastRenderedPageBreak/>
        <w:t>Khóa tất cả cửa</w:t>
      </w:r>
    </w:p>
    <w:p w14:paraId="3BD746BF" w14:textId="77777777" w:rsidR="007E3886" w:rsidRDefault="007E3886" w:rsidP="004E6C21">
      <w:pPr>
        <w:pStyle w:val="txtGachDong"/>
      </w:pPr>
      <w:r>
        <w:t>Fallback intent khi không phân loại được</w:t>
      </w:r>
    </w:p>
    <w:p w14:paraId="4CC1E38E" w14:textId="77777777" w:rsidR="007E3886" w:rsidRDefault="007E3886" w:rsidP="006252A8">
      <w:pPr>
        <w:pStyle w:val="Heading41"/>
        <w:numPr>
          <w:ilvl w:val="0"/>
          <w:numId w:val="43"/>
        </w:numPr>
        <w:spacing w:line="360" w:lineRule="auto"/>
        <w:rPr>
          <w:b/>
          <w:bCs/>
          <w:iCs/>
        </w:rPr>
      </w:pPr>
      <w:r>
        <w:rPr>
          <w:b/>
          <w:bCs/>
          <w:iCs/>
        </w:rPr>
        <w:t>Kiến trúc mô hình NLP</w:t>
      </w:r>
    </w:p>
    <w:p w14:paraId="45439414" w14:textId="77777777" w:rsidR="007E3886" w:rsidRDefault="007E3886" w:rsidP="007E3886">
      <w:pPr>
        <w:pStyle w:val="txtNoiDung01"/>
      </w:pPr>
      <w:r>
        <w:t>NLP Server sử dụng kiến trúc kết hợp giữa mô hình Transformer được tinh chỉnh (fine-tuned) trên dữ liệu tiếng Việt và các quy tắc heuristic để xử lý các trường hợp đặc biệt. Mô hình nền tảng được chọn là PhoBERT – mô hình ngôn ngữ BERT được huấn luyện trước trên kho ngữ liệu tiếng Việt lớn, có khả năng nắm bắt tốt ngữ nghĩa và cú pháp của tiếng Việt bao gồm các từ có dấu và từ viết tắt địa phương.</w:t>
      </w:r>
    </w:p>
    <w:p w14:paraId="4C94A6C5" w14:textId="77777777" w:rsidR="007E3886" w:rsidRDefault="007E3886" w:rsidP="007E3886">
      <w:pPr>
        <w:pStyle w:val="txtNoiDung01"/>
      </w:pPr>
      <w:r>
        <w:t>Quy trình xử lý một câu lệnh bao gồm các bước chính:</w:t>
      </w:r>
    </w:p>
    <w:p w14:paraId="7DCEB5CB" w14:textId="77777777" w:rsidR="007E3886" w:rsidRDefault="007E3886" w:rsidP="006252A8">
      <w:pPr>
        <w:pStyle w:val="txtGachDong"/>
        <w:numPr>
          <w:ilvl w:val="0"/>
          <w:numId w:val="44"/>
        </w:numPr>
        <w:ind w:left="992" w:hanging="425"/>
      </w:pPr>
      <w:r>
        <w:t>Tiền xử lý (Preprocessing): Chuẩn hóa văn bản, tách từ (tokenization) tiếng Việt, loại bỏ nhiễu từ nhận dạng giọng nói (filler words).</w:t>
      </w:r>
    </w:p>
    <w:p w14:paraId="7E2131F7" w14:textId="77777777" w:rsidR="007E3886" w:rsidRDefault="007E3886" w:rsidP="006252A8">
      <w:pPr>
        <w:pStyle w:val="txtGachDong"/>
        <w:numPr>
          <w:ilvl w:val="0"/>
          <w:numId w:val="44"/>
        </w:numPr>
        <w:ind w:left="992" w:hanging="425"/>
      </w:pPr>
      <w:r>
        <w:t>Phân loại ý định (Intent Classification): Đầu vào là vector embedding của câu lệnh, đầu ra là xác suất thuộc từng lớp ý định. Lớp có xác suất cao nhất được chọn nếu vượt ngưỡng tin cậy.</w:t>
      </w:r>
    </w:p>
    <w:p w14:paraId="5A86CF6F" w14:textId="77777777" w:rsidR="007E3886" w:rsidRDefault="007E3886" w:rsidP="006252A8">
      <w:pPr>
        <w:pStyle w:val="txtGachDong"/>
        <w:numPr>
          <w:ilvl w:val="0"/>
          <w:numId w:val="44"/>
        </w:numPr>
        <w:ind w:left="992" w:hanging="425"/>
      </w:pPr>
      <w:r>
        <w:t>Trích xuất thực thể (Entity Extraction): Sử dụng mô hình NER (Named Entity Recognition) để xác định các thực thể như tên thiết bị, phòng, giá trị số, đơn vị.</w:t>
      </w:r>
    </w:p>
    <w:p w14:paraId="00D0B529" w14:textId="77777777" w:rsidR="007E3886" w:rsidRDefault="007E3886" w:rsidP="006252A8">
      <w:pPr>
        <w:pStyle w:val="txtGachDong"/>
        <w:numPr>
          <w:ilvl w:val="0"/>
          <w:numId w:val="44"/>
        </w:numPr>
        <w:ind w:left="992" w:hanging="425"/>
      </w:pPr>
      <w:r>
        <w:t>Hậu xử lý (Postprocessing): Chuẩn hóa tên thực thể về dạng chuẩn (ví dụ: "đèn" → "light", "phòng ngủ" → "bedroom") và đóng gói kết quả thành JSON có cấu trúc.</w:t>
      </w:r>
    </w:p>
    <w:p w14:paraId="121923A1" w14:textId="77777777" w:rsidR="00BA3FBF" w:rsidRDefault="00BA3FBF" w:rsidP="00BA3FBF">
      <w:pPr>
        <w:pStyle w:val="txtGachDong"/>
        <w:numPr>
          <w:ilvl w:val="0"/>
          <w:numId w:val="0"/>
        </w:numPr>
        <w:ind w:left="360" w:hanging="360"/>
      </w:pPr>
    </w:p>
    <w:p w14:paraId="5116104A" w14:textId="77777777" w:rsidR="00BA3FBF" w:rsidRDefault="00BA3FBF" w:rsidP="00BA3FBF">
      <w:pPr>
        <w:pStyle w:val="txtGachDong"/>
        <w:numPr>
          <w:ilvl w:val="0"/>
          <w:numId w:val="0"/>
        </w:numPr>
        <w:ind w:left="360" w:hanging="360"/>
      </w:pPr>
    </w:p>
    <w:p w14:paraId="65132593" w14:textId="77777777" w:rsidR="00BA3FBF" w:rsidRDefault="00BA3FBF" w:rsidP="00BA3FBF">
      <w:pPr>
        <w:pStyle w:val="txtGachDong"/>
        <w:numPr>
          <w:ilvl w:val="0"/>
          <w:numId w:val="0"/>
        </w:numPr>
        <w:ind w:left="360" w:hanging="360"/>
      </w:pPr>
    </w:p>
    <w:p w14:paraId="69A6D520" w14:textId="77777777" w:rsidR="00EB7705" w:rsidRDefault="00EB7705" w:rsidP="00BA3FBF">
      <w:pPr>
        <w:pStyle w:val="txtGachDong"/>
        <w:numPr>
          <w:ilvl w:val="0"/>
          <w:numId w:val="0"/>
        </w:numPr>
        <w:ind w:left="360" w:hanging="360"/>
      </w:pPr>
    </w:p>
    <w:p w14:paraId="14DB6575" w14:textId="4BCE6315" w:rsidR="00707808" w:rsidRDefault="001640CE" w:rsidP="00683A01">
      <w:pPr>
        <w:pStyle w:val="u2"/>
      </w:pPr>
      <w:bookmarkStart w:id="56" w:name="_Toc230994825"/>
      <w:r>
        <w:lastRenderedPageBreak/>
        <w:t>GIẢI PHÁP PHẦN MỀM</w:t>
      </w:r>
      <w:bookmarkEnd w:id="56"/>
    </w:p>
    <w:p w14:paraId="46DD6E41" w14:textId="2E0BF986" w:rsidR="0038696E" w:rsidRPr="00D64806" w:rsidRDefault="00BD1E29" w:rsidP="00C058C7">
      <w:pPr>
        <w:pStyle w:val="u3"/>
      </w:pPr>
      <w:bookmarkStart w:id="57" w:name="_Toc230994826"/>
      <w:r w:rsidRPr="00D64806">
        <w:t>Phát biểu bài toán</w:t>
      </w:r>
      <w:bookmarkEnd w:id="57"/>
    </w:p>
    <w:p w14:paraId="0A54D397" w14:textId="1D663B04" w:rsidR="00BD1E29" w:rsidRPr="00D64806" w:rsidRDefault="00BD1E29" w:rsidP="00BD1E29">
      <w:pPr>
        <w:pStyle w:val="txtNoiDung01"/>
      </w:pPr>
      <w:r w:rsidRPr="00D64806">
        <w:t>Xây dựng hệ thống phần mềm tích hợp bao gồm Backend Decision Engine, cơ sở dữ liệu và ứng dụng di động, có khả năng tiếp nhận ý định từ NLP Server, thực hiện reasoning thông minh dựa trên ngữ cảnh cảm biến, ra quyết định điều khiển thiết bị IoT qua MQTT, đồng thời ghi nhận và phân tích hành vi người dùng để xây dựng hệ thống gợi ý thói quen.</w:t>
      </w:r>
    </w:p>
    <w:p w14:paraId="26A6CF18" w14:textId="77777777" w:rsidR="00337234" w:rsidRPr="00D64806" w:rsidRDefault="00337234" w:rsidP="00C058C7">
      <w:pPr>
        <w:pStyle w:val="u3"/>
      </w:pPr>
      <w:bookmarkStart w:id="58" w:name="_Toc230994827"/>
      <w:r w:rsidRPr="00D64806">
        <w:t>Yêu cầu Hệ thống</w:t>
      </w:r>
      <w:bookmarkEnd w:id="58"/>
    </w:p>
    <w:p w14:paraId="32012430" w14:textId="77777777" w:rsidR="00DC0A9B" w:rsidRPr="00BA4ED7" w:rsidRDefault="00DC0A9B" w:rsidP="00BA4ED7">
      <w:pPr>
        <w:pStyle w:val="txtNoiDung01"/>
      </w:pPr>
      <w:r w:rsidRPr="00BA4ED7">
        <w:t>Các yêu cầu của hệ thống được mô tả theo hai nhóm chính: yêu cầu chức năng và yêu cầu phi chức năng. Cách trình bày dạng bảng giúp thể hiện rõ mã yêu cầu, nhóm xử lý và nội dung cần đáp ứng.</w:t>
      </w:r>
    </w:p>
    <w:p w14:paraId="22D9ADD3" w14:textId="4EB1E27A" w:rsidR="00853220" w:rsidRPr="009B076E" w:rsidRDefault="00BA3FBF" w:rsidP="00BA3FBF">
      <w:pPr>
        <w:pStyle w:val="txtHinhCaption"/>
      </w:pPr>
      <w:r>
        <w:rPr>
          <w:lang w:val="en-US"/>
        </w:rPr>
        <w:t xml:space="preserve">Bảng 2. </w:t>
      </w:r>
      <w:r w:rsidR="00853220">
        <w:t xml:space="preserve">Yêu cầu chức năng </w:t>
      </w:r>
    </w:p>
    <w:tbl>
      <w:tblPr>
        <w:tblW w:w="8694" w:type="dxa"/>
        <w:jc w:val="center"/>
        <w:tblBorders>
          <w:top w:val="single" w:sz="4" w:space="0" w:color="9EADBF"/>
          <w:left w:val="single" w:sz="4" w:space="0" w:color="9EADBF"/>
          <w:bottom w:val="single" w:sz="4" w:space="0" w:color="9EADBF"/>
          <w:right w:val="single" w:sz="4" w:space="0" w:color="9EADBF"/>
          <w:insideH w:val="single" w:sz="4" w:space="0" w:color="9EADBF"/>
          <w:insideV w:val="single" w:sz="4" w:space="0" w:color="9EADBF"/>
        </w:tblBorders>
        <w:tblLayout w:type="fixed"/>
        <w:tblLook w:val="04A0" w:firstRow="1" w:lastRow="0" w:firstColumn="1" w:lastColumn="0" w:noHBand="0" w:noVBand="1"/>
      </w:tblPr>
      <w:tblGrid>
        <w:gridCol w:w="1370"/>
        <w:gridCol w:w="2126"/>
        <w:gridCol w:w="5198"/>
      </w:tblGrid>
      <w:tr w:rsidR="00BA4ED7" w14:paraId="4B65DE07"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shd w:val="clear" w:color="auto" w:fill="D9EAF7"/>
            <w:tcMar>
              <w:top w:w="120" w:type="dxa"/>
              <w:left w:w="130" w:type="dxa"/>
              <w:bottom w:w="120" w:type="dxa"/>
              <w:right w:w="130" w:type="dxa"/>
            </w:tcMar>
            <w:vAlign w:val="center"/>
            <w:hideMark/>
          </w:tcPr>
          <w:p w14:paraId="5F6CB021" w14:textId="77777777" w:rsidR="00DC0A9B" w:rsidRPr="00BA4ED7" w:rsidRDefault="00DC0A9B" w:rsidP="00BA4ED7">
            <w:pPr>
              <w:pStyle w:val="txtChuBang01Title"/>
              <w:rPr>
                <w:color w:val="4472C4"/>
              </w:rPr>
            </w:pPr>
            <w:r w:rsidRPr="00BA4ED7">
              <w:rPr>
                <w:color w:val="4472C4"/>
              </w:rPr>
              <w:t>Mã yêu cầu</w:t>
            </w:r>
          </w:p>
        </w:tc>
        <w:tc>
          <w:tcPr>
            <w:tcW w:w="2126" w:type="dxa"/>
            <w:tcBorders>
              <w:top w:val="single" w:sz="4" w:space="0" w:color="9EADBF"/>
              <w:left w:val="single" w:sz="4" w:space="0" w:color="9EADBF"/>
              <w:bottom w:val="single" w:sz="4" w:space="0" w:color="9EADBF"/>
              <w:right w:val="single" w:sz="4" w:space="0" w:color="9EADBF"/>
            </w:tcBorders>
            <w:shd w:val="clear" w:color="auto" w:fill="D9EAF7"/>
            <w:tcMar>
              <w:top w:w="120" w:type="dxa"/>
              <w:left w:w="130" w:type="dxa"/>
              <w:bottom w:w="120" w:type="dxa"/>
              <w:right w:w="130" w:type="dxa"/>
            </w:tcMar>
            <w:vAlign w:val="center"/>
            <w:hideMark/>
          </w:tcPr>
          <w:p w14:paraId="67ADD4B4" w14:textId="77777777" w:rsidR="00DC0A9B" w:rsidRPr="00BA4ED7" w:rsidRDefault="00DC0A9B" w:rsidP="00BA4ED7">
            <w:pPr>
              <w:pStyle w:val="txtChuBang01Title"/>
              <w:rPr>
                <w:color w:val="4472C4"/>
              </w:rPr>
            </w:pPr>
            <w:r w:rsidRPr="00BA4ED7">
              <w:rPr>
                <w:color w:val="4472C4"/>
              </w:rPr>
              <w:t>Nhóm chức năng</w:t>
            </w:r>
          </w:p>
        </w:tc>
        <w:tc>
          <w:tcPr>
            <w:tcW w:w="5198" w:type="dxa"/>
            <w:tcBorders>
              <w:top w:val="single" w:sz="4" w:space="0" w:color="9EADBF"/>
              <w:left w:val="single" w:sz="4" w:space="0" w:color="9EADBF"/>
              <w:bottom w:val="single" w:sz="4" w:space="0" w:color="9EADBF"/>
              <w:right w:val="single" w:sz="4" w:space="0" w:color="9EADBF"/>
            </w:tcBorders>
            <w:shd w:val="clear" w:color="auto" w:fill="D9EAF7"/>
            <w:tcMar>
              <w:top w:w="120" w:type="dxa"/>
              <w:left w:w="130" w:type="dxa"/>
              <w:bottom w:w="120" w:type="dxa"/>
              <w:right w:w="130" w:type="dxa"/>
            </w:tcMar>
            <w:vAlign w:val="center"/>
            <w:hideMark/>
          </w:tcPr>
          <w:p w14:paraId="12C5DAC1" w14:textId="77777777" w:rsidR="00DC0A9B" w:rsidRPr="00BA4ED7" w:rsidRDefault="00DC0A9B" w:rsidP="00BA4ED7">
            <w:pPr>
              <w:pStyle w:val="txtChuBang01Title"/>
              <w:rPr>
                <w:color w:val="4472C4"/>
              </w:rPr>
            </w:pPr>
            <w:r w:rsidRPr="00BA4ED7">
              <w:rPr>
                <w:color w:val="4472C4"/>
              </w:rPr>
              <w:t>Nội dung yêu cầu</w:t>
            </w:r>
          </w:p>
        </w:tc>
      </w:tr>
      <w:tr w:rsidR="00BA4ED7" w14:paraId="1873D33B"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1E038A10" w14:textId="77777777" w:rsidR="00DC0A9B" w:rsidRDefault="00DC0A9B" w:rsidP="001B3712">
            <w:pPr>
              <w:pStyle w:val="txtChuBang"/>
            </w:pPr>
            <w:r>
              <w:t>FR-01</w:t>
            </w:r>
          </w:p>
        </w:tc>
        <w:tc>
          <w:tcPr>
            <w:tcW w:w="212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08D44149" w14:textId="77777777" w:rsidR="00DC0A9B" w:rsidRDefault="00DC0A9B" w:rsidP="00E1779C">
            <w:pPr>
              <w:pStyle w:val="txtChuBang"/>
              <w:jc w:val="left"/>
            </w:pPr>
            <w:r>
              <w:t>Quản lý người dùng &amp; xác thực</w:t>
            </w:r>
          </w:p>
        </w:tc>
        <w:tc>
          <w:tcPr>
            <w:tcW w:w="5198"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51D94D35" w14:textId="77777777" w:rsidR="00DC0A9B" w:rsidRDefault="00DC0A9B" w:rsidP="001B3712">
            <w:pPr>
              <w:pStyle w:val="txtChuBang"/>
            </w:pPr>
            <w:r>
              <w:t>Cho phép người dùng đăng ký, đăng nhập, đăng xuất; hỗ trợ phân quyền User/Admin; cho phép xem, cập nhật hồ sơ cá nhân; mọi yêu cầu API phải được xác thực trước khi xử lý.</w:t>
            </w:r>
          </w:p>
        </w:tc>
      </w:tr>
      <w:tr w:rsidR="00BA4ED7" w14:paraId="34A6FED4"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2E7B4445" w14:textId="77777777" w:rsidR="00DC0A9B" w:rsidRDefault="00DC0A9B" w:rsidP="001B3712">
            <w:pPr>
              <w:pStyle w:val="txtChuBang"/>
            </w:pPr>
            <w:r>
              <w:t>FR-02</w:t>
            </w:r>
          </w:p>
        </w:tc>
        <w:tc>
          <w:tcPr>
            <w:tcW w:w="2126"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49F6C9A2" w14:textId="77777777" w:rsidR="00DC0A9B" w:rsidRDefault="00DC0A9B" w:rsidP="00E1779C">
            <w:pPr>
              <w:pStyle w:val="txtChuBang"/>
              <w:jc w:val="left"/>
            </w:pPr>
            <w:r>
              <w:t>Quản lý thiết bị IoT</w:t>
            </w:r>
          </w:p>
        </w:tc>
        <w:tc>
          <w:tcPr>
            <w:tcW w:w="5198"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1BA21908" w14:textId="77777777" w:rsidR="00DC0A9B" w:rsidRDefault="00DC0A9B" w:rsidP="001B3712">
            <w:pPr>
              <w:pStyle w:val="txtChuBang"/>
            </w:pPr>
            <w:r>
              <w:t>Cho phép thêm, chỉnh sửa, xóa thiết bị; gán thiết bị vào phòng/khu vực; theo dõi trạng thái gần thời gian thực; gửi lệnh điều khiển và nhận phản hồi sau khi thiết bị thực thi.</w:t>
            </w:r>
          </w:p>
        </w:tc>
      </w:tr>
      <w:tr w:rsidR="00BA4ED7" w14:paraId="49F2AAAE"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058AEA54" w14:textId="77777777" w:rsidR="00DC0A9B" w:rsidRDefault="00DC0A9B" w:rsidP="001B3712">
            <w:pPr>
              <w:pStyle w:val="txtChuBang"/>
            </w:pPr>
            <w:r>
              <w:t>FR-03</w:t>
            </w:r>
          </w:p>
        </w:tc>
        <w:tc>
          <w:tcPr>
            <w:tcW w:w="212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3D4C4DCA" w14:textId="77777777" w:rsidR="00DC0A9B" w:rsidRDefault="00DC0A9B" w:rsidP="00E1779C">
            <w:pPr>
              <w:pStyle w:val="txtChuBang"/>
              <w:jc w:val="left"/>
            </w:pPr>
            <w:r>
              <w:t>Quản lý phòng và khu vực</w:t>
            </w:r>
          </w:p>
        </w:tc>
        <w:tc>
          <w:tcPr>
            <w:tcW w:w="5198"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33511DD8" w14:textId="77777777" w:rsidR="00DC0A9B" w:rsidRDefault="00DC0A9B" w:rsidP="001B3712">
            <w:pPr>
              <w:pStyle w:val="txtChuBang"/>
            </w:pPr>
            <w:r>
              <w:t>Cho phép tạo, cập nhật, xóa phòng; mỗi thiết bị thuộc một phòng tại một thời điểm; hiển thị danh sách phòng và thiết bị tương ứng theo từng phòng.</w:t>
            </w:r>
          </w:p>
        </w:tc>
      </w:tr>
      <w:tr w:rsidR="00BA4ED7" w14:paraId="12EFB7A2"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7D8AAC6D" w14:textId="77777777" w:rsidR="00DC0A9B" w:rsidRDefault="00DC0A9B" w:rsidP="001B3712">
            <w:pPr>
              <w:pStyle w:val="txtChuBang"/>
            </w:pPr>
            <w:r>
              <w:t>FR-04</w:t>
            </w:r>
          </w:p>
        </w:tc>
        <w:tc>
          <w:tcPr>
            <w:tcW w:w="2126"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4C05BBEC" w14:textId="77777777" w:rsidR="00DC0A9B" w:rsidRDefault="00DC0A9B" w:rsidP="00E1779C">
            <w:pPr>
              <w:pStyle w:val="txtChuBang"/>
              <w:jc w:val="left"/>
            </w:pPr>
            <w:r>
              <w:t>Tự động hóa</w:t>
            </w:r>
          </w:p>
        </w:tc>
        <w:tc>
          <w:tcPr>
            <w:tcW w:w="5198"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13071CFC" w14:textId="77777777" w:rsidR="00DC0A9B" w:rsidRDefault="00DC0A9B" w:rsidP="001B3712">
            <w:pPr>
              <w:pStyle w:val="txtChuBang"/>
            </w:pPr>
            <w:r>
              <w:t>Hỗ trợ tạo quy tắc tự động dựa trên thời gian, dữ liệu cảm biến và ngữ cảnh hệ thống; cho phép bật/tắt quy tắc, thiết lập mức ưu tiên và ghi lại lịch sử thực thi.</w:t>
            </w:r>
          </w:p>
        </w:tc>
      </w:tr>
      <w:tr w:rsidR="00BA4ED7" w14:paraId="13172B13"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11646B4A" w14:textId="77777777" w:rsidR="00DC0A9B" w:rsidRDefault="00DC0A9B" w:rsidP="001B3712">
            <w:pPr>
              <w:pStyle w:val="txtChuBang"/>
            </w:pPr>
            <w:r>
              <w:t>FR-05</w:t>
            </w:r>
          </w:p>
        </w:tc>
        <w:tc>
          <w:tcPr>
            <w:tcW w:w="212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5474BA84" w14:textId="77777777" w:rsidR="00DC0A9B" w:rsidRDefault="00DC0A9B" w:rsidP="00E1779C">
            <w:pPr>
              <w:pStyle w:val="txtChuBang"/>
              <w:jc w:val="left"/>
            </w:pPr>
            <w:r>
              <w:t>Cảnh báo và an ninh</w:t>
            </w:r>
          </w:p>
        </w:tc>
        <w:tc>
          <w:tcPr>
            <w:tcW w:w="5198"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1D24427B" w14:textId="116442CC" w:rsidR="00DC0A9B" w:rsidRDefault="00DE6F80" w:rsidP="001B3712">
            <w:pPr>
              <w:pStyle w:val="txtChuBang"/>
            </w:pPr>
            <w:r>
              <w:rPr>
                <w:lang w:val="en-US"/>
              </w:rPr>
              <w:t>G</w:t>
            </w:r>
            <w:r w:rsidR="00DC0A9B">
              <w:t>ửi thông báo đến người dùng; lưu trữ và tra cứu lịch sử cảnh báo.</w:t>
            </w:r>
          </w:p>
        </w:tc>
      </w:tr>
      <w:tr w:rsidR="00BA4ED7" w14:paraId="1B2E35AE"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7ADC28D4" w14:textId="77777777" w:rsidR="00DC0A9B" w:rsidRDefault="00DC0A9B" w:rsidP="001B3712">
            <w:pPr>
              <w:pStyle w:val="txtChuBang"/>
            </w:pPr>
            <w:r>
              <w:lastRenderedPageBreak/>
              <w:t>FR-06</w:t>
            </w:r>
          </w:p>
        </w:tc>
        <w:tc>
          <w:tcPr>
            <w:tcW w:w="2126"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6B173E4E" w14:textId="77777777" w:rsidR="00DC0A9B" w:rsidRDefault="00DC0A9B" w:rsidP="00E1779C">
            <w:pPr>
              <w:pStyle w:val="txtChuBang"/>
              <w:jc w:val="left"/>
            </w:pPr>
            <w:r>
              <w:t>Camera và nhận diện (tùy chọn)</w:t>
            </w:r>
          </w:p>
        </w:tc>
        <w:tc>
          <w:tcPr>
            <w:tcW w:w="5198"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75BE28C0" w14:textId="77777777" w:rsidR="00DC0A9B" w:rsidRDefault="00DC0A9B" w:rsidP="001B3712">
            <w:pPr>
              <w:pStyle w:val="txtChuBang"/>
            </w:pPr>
            <w:r>
              <w:t>Quản lý danh sách khuôn mặt/đối tượng, nhận diện và ghi nhận sự kiện liên quan, đồng bộ dữ liệu nhận diện với hệ thống cảnh báo.</w:t>
            </w:r>
          </w:p>
        </w:tc>
      </w:tr>
      <w:tr w:rsidR="00BA4ED7" w14:paraId="2ABADB8D"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56CE054A" w14:textId="77777777" w:rsidR="00DC0A9B" w:rsidRDefault="00DC0A9B" w:rsidP="001B3712">
            <w:pPr>
              <w:pStyle w:val="txtChuBang"/>
            </w:pPr>
            <w:r>
              <w:t>FR-07</w:t>
            </w:r>
          </w:p>
        </w:tc>
        <w:tc>
          <w:tcPr>
            <w:tcW w:w="212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38ADC0C0" w14:textId="77777777" w:rsidR="00DC0A9B" w:rsidRDefault="00DC0A9B" w:rsidP="00E1779C">
            <w:pPr>
              <w:pStyle w:val="txtChuBang"/>
              <w:jc w:val="left"/>
            </w:pPr>
            <w:r>
              <w:t>Bảng điều khiển</w:t>
            </w:r>
          </w:p>
        </w:tc>
        <w:tc>
          <w:tcPr>
            <w:tcW w:w="5198"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7CC8498F" w14:textId="77777777" w:rsidR="00DC0A9B" w:rsidRDefault="00DC0A9B" w:rsidP="001B3712">
            <w:pPr>
              <w:pStyle w:val="txtChuBang"/>
            </w:pPr>
            <w:r>
              <w:t>Hiển thị tổng quan trạng thái ngôi nhà/hệ thống; cung cấp biểu đồ và thống kê cơ bản như nhiệt độ, độ ẩm và mức tiêu thụ năng lượng nếu có.</w:t>
            </w:r>
          </w:p>
        </w:tc>
      </w:tr>
      <w:tr w:rsidR="00BA4ED7" w14:paraId="3340814E"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5D857993" w14:textId="77777777" w:rsidR="00DC0A9B" w:rsidRDefault="00DC0A9B" w:rsidP="001B3712">
            <w:pPr>
              <w:pStyle w:val="txtChuBang"/>
            </w:pPr>
            <w:r>
              <w:t>FR-08</w:t>
            </w:r>
          </w:p>
        </w:tc>
        <w:tc>
          <w:tcPr>
            <w:tcW w:w="2126"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6495F5EF" w14:textId="77777777" w:rsidR="00DC0A9B" w:rsidRDefault="00DC0A9B" w:rsidP="00E1779C">
            <w:pPr>
              <w:pStyle w:val="txtChuBang"/>
              <w:jc w:val="left"/>
            </w:pPr>
            <w:r>
              <w:t>Lịch sử và báo cáo</w:t>
            </w:r>
          </w:p>
        </w:tc>
        <w:tc>
          <w:tcPr>
            <w:tcW w:w="5198"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6808C37D" w14:textId="77777777" w:rsidR="00DC0A9B" w:rsidRDefault="00DC0A9B" w:rsidP="001B3712">
            <w:pPr>
              <w:pStyle w:val="txtChuBang"/>
            </w:pPr>
            <w:r>
              <w:t>Lưu trữ lịch sử trạng thái thiết bị; cho phép tra cứu theo khoảng thời gian, loại thiết bị và phòng/khu vực.</w:t>
            </w:r>
          </w:p>
        </w:tc>
      </w:tr>
      <w:tr w:rsidR="00BA4ED7" w14:paraId="5206D5A3" w14:textId="77777777" w:rsidTr="00BA4ED7">
        <w:trPr>
          <w:jc w:val="center"/>
        </w:trPr>
        <w:tc>
          <w:tcPr>
            <w:tcW w:w="1370"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4CAD6095" w14:textId="77777777" w:rsidR="00DC0A9B" w:rsidRDefault="00DC0A9B" w:rsidP="001B3712">
            <w:pPr>
              <w:pStyle w:val="txtChuBang"/>
            </w:pPr>
            <w:r>
              <w:t>FR-09</w:t>
            </w:r>
          </w:p>
        </w:tc>
        <w:tc>
          <w:tcPr>
            <w:tcW w:w="212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325F0667" w14:textId="77777777" w:rsidR="00DC0A9B" w:rsidRDefault="00DC0A9B" w:rsidP="00E1779C">
            <w:pPr>
              <w:pStyle w:val="txtChuBang"/>
              <w:jc w:val="left"/>
            </w:pPr>
            <w:r>
              <w:t>Tích hợp &amp; giao tiếp</w:t>
            </w:r>
          </w:p>
        </w:tc>
        <w:tc>
          <w:tcPr>
            <w:tcW w:w="5198"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028561D5" w14:textId="77777777" w:rsidR="00DC0A9B" w:rsidRDefault="00DC0A9B" w:rsidP="001B3712">
            <w:pPr>
              <w:pStyle w:val="txtChuBang"/>
            </w:pPr>
            <w:r>
              <w:t>Sử dụng MQTT để giao tiếp giữa thiết bị IoT và backend; cung cấp REST API và/hoặc WebSocket cho ứng dụng web và mobile.</w:t>
            </w:r>
          </w:p>
        </w:tc>
      </w:tr>
    </w:tbl>
    <w:p w14:paraId="6A53F797" w14:textId="77777777" w:rsidR="00BA3FBF" w:rsidRDefault="00BA3FBF" w:rsidP="00BA3FBF">
      <w:pPr>
        <w:pStyle w:val="txtHinhCaption"/>
        <w:rPr>
          <w:iCs/>
          <w:color w:val="000000"/>
          <w:lang w:val="en-US"/>
        </w:rPr>
      </w:pPr>
    </w:p>
    <w:p w14:paraId="252BA2A9" w14:textId="3BE7D755" w:rsidR="00853220" w:rsidRPr="00BA3FBF" w:rsidRDefault="00BA3FBF" w:rsidP="00BA3FBF">
      <w:pPr>
        <w:pStyle w:val="txtHinhCaption"/>
        <w:rPr>
          <w:color w:val="000000"/>
        </w:rPr>
      </w:pPr>
      <w:r w:rsidRPr="00BA3FBF">
        <w:rPr>
          <w:iCs/>
          <w:color w:val="000000"/>
          <w:lang w:val="en-US"/>
        </w:rPr>
        <w:t xml:space="preserve">Bảng </w:t>
      </w:r>
      <w:r w:rsidR="00EB7705">
        <w:rPr>
          <w:iCs/>
          <w:color w:val="000000"/>
          <w:lang w:val="en-US"/>
        </w:rPr>
        <w:t>3</w:t>
      </w:r>
      <w:r w:rsidRPr="00BA3FBF">
        <w:rPr>
          <w:iCs/>
          <w:color w:val="000000"/>
          <w:lang w:val="en-US"/>
        </w:rPr>
        <w:t xml:space="preserve">. </w:t>
      </w:r>
      <w:r w:rsidR="00853220" w:rsidRPr="00BA3FBF">
        <w:rPr>
          <w:color w:val="000000"/>
        </w:rPr>
        <w:t xml:space="preserve">Yêu cầu phi chức năng </w:t>
      </w:r>
    </w:p>
    <w:tbl>
      <w:tblPr>
        <w:tblW w:w="8695" w:type="dxa"/>
        <w:jc w:val="center"/>
        <w:tblBorders>
          <w:top w:val="single" w:sz="4" w:space="0" w:color="9EADBF"/>
          <w:left w:val="single" w:sz="4" w:space="0" w:color="9EADBF"/>
          <w:bottom w:val="single" w:sz="4" w:space="0" w:color="9EADBF"/>
          <w:right w:val="single" w:sz="4" w:space="0" w:color="9EADBF"/>
          <w:insideH w:val="single" w:sz="4" w:space="0" w:color="9EADBF"/>
          <w:insideV w:val="single" w:sz="4" w:space="0" w:color="9EADBF"/>
        </w:tblBorders>
        <w:tblLayout w:type="fixed"/>
        <w:tblLook w:val="04A0" w:firstRow="1" w:lastRow="0" w:firstColumn="1" w:lastColumn="0" w:noHBand="0" w:noVBand="1"/>
      </w:tblPr>
      <w:tblGrid>
        <w:gridCol w:w="1466"/>
        <w:gridCol w:w="2126"/>
        <w:gridCol w:w="5103"/>
      </w:tblGrid>
      <w:tr w:rsidR="00BA4ED7" w14:paraId="4AA739A8" w14:textId="77777777" w:rsidTr="00BA4ED7">
        <w:trPr>
          <w:jc w:val="center"/>
        </w:trPr>
        <w:tc>
          <w:tcPr>
            <w:tcW w:w="1466" w:type="dxa"/>
            <w:tcBorders>
              <w:top w:val="single" w:sz="4" w:space="0" w:color="9EADBF"/>
              <w:left w:val="single" w:sz="4" w:space="0" w:color="9EADBF"/>
              <w:bottom w:val="single" w:sz="4" w:space="0" w:color="9EADBF"/>
              <w:right w:val="single" w:sz="4" w:space="0" w:color="9EADBF"/>
            </w:tcBorders>
            <w:shd w:val="clear" w:color="auto" w:fill="D9EAF7"/>
            <w:tcMar>
              <w:top w:w="120" w:type="dxa"/>
              <w:left w:w="130" w:type="dxa"/>
              <w:bottom w:w="120" w:type="dxa"/>
              <w:right w:w="130" w:type="dxa"/>
            </w:tcMar>
            <w:vAlign w:val="center"/>
            <w:hideMark/>
          </w:tcPr>
          <w:p w14:paraId="5C189CE6" w14:textId="77777777" w:rsidR="00DC0A9B" w:rsidRPr="00BA4ED7" w:rsidRDefault="00DC0A9B" w:rsidP="00BA4ED7">
            <w:pPr>
              <w:pStyle w:val="txtChuBang01Title"/>
              <w:rPr>
                <w:color w:val="4472C4"/>
              </w:rPr>
            </w:pPr>
            <w:r w:rsidRPr="00BA4ED7">
              <w:rPr>
                <w:color w:val="4472C4"/>
              </w:rPr>
              <w:t>Mã yêu cầu</w:t>
            </w:r>
          </w:p>
        </w:tc>
        <w:tc>
          <w:tcPr>
            <w:tcW w:w="2126" w:type="dxa"/>
            <w:tcBorders>
              <w:top w:val="single" w:sz="4" w:space="0" w:color="9EADBF"/>
              <w:left w:val="single" w:sz="4" w:space="0" w:color="9EADBF"/>
              <w:bottom w:val="single" w:sz="4" w:space="0" w:color="9EADBF"/>
              <w:right w:val="single" w:sz="4" w:space="0" w:color="9EADBF"/>
            </w:tcBorders>
            <w:shd w:val="clear" w:color="auto" w:fill="D9EAF7"/>
            <w:tcMar>
              <w:top w:w="120" w:type="dxa"/>
              <w:left w:w="130" w:type="dxa"/>
              <w:bottom w:w="120" w:type="dxa"/>
              <w:right w:w="130" w:type="dxa"/>
            </w:tcMar>
            <w:vAlign w:val="center"/>
            <w:hideMark/>
          </w:tcPr>
          <w:p w14:paraId="3748166C" w14:textId="77777777" w:rsidR="00DC0A9B" w:rsidRPr="00BA4ED7" w:rsidRDefault="00DC0A9B" w:rsidP="00BA4ED7">
            <w:pPr>
              <w:pStyle w:val="txtChuBang01Title"/>
              <w:rPr>
                <w:color w:val="4472C4"/>
              </w:rPr>
            </w:pPr>
            <w:r w:rsidRPr="00BA4ED7">
              <w:rPr>
                <w:color w:val="4472C4"/>
              </w:rPr>
              <w:t>Tiêu chí</w:t>
            </w:r>
          </w:p>
        </w:tc>
        <w:tc>
          <w:tcPr>
            <w:tcW w:w="5103" w:type="dxa"/>
            <w:tcBorders>
              <w:top w:val="single" w:sz="4" w:space="0" w:color="9EADBF"/>
              <w:left w:val="single" w:sz="4" w:space="0" w:color="9EADBF"/>
              <w:bottom w:val="single" w:sz="4" w:space="0" w:color="9EADBF"/>
              <w:right w:val="single" w:sz="4" w:space="0" w:color="9EADBF"/>
            </w:tcBorders>
            <w:shd w:val="clear" w:color="auto" w:fill="D9EAF7"/>
            <w:tcMar>
              <w:top w:w="120" w:type="dxa"/>
              <w:left w:w="130" w:type="dxa"/>
              <w:bottom w:w="120" w:type="dxa"/>
              <w:right w:w="130" w:type="dxa"/>
            </w:tcMar>
            <w:vAlign w:val="center"/>
            <w:hideMark/>
          </w:tcPr>
          <w:p w14:paraId="6390F22B" w14:textId="77777777" w:rsidR="00DC0A9B" w:rsidRPr="00BA4ED7" w:rsidRDefault="00DC0A9B" w:rsidP="00BA4ED7">
            <w:pPr>
              <w:pStyle w:val="txtChuBang01Title"/>
              <w:rPr>
                <w:color w:val="4472C4"/>
              </w:rPr>
            </w:pPr>
            <w:r w:rsidRPr="00BA4ED7">
              <w:rPr>
                <w:color w:val="4472C4"/>
              </w:rPr>
              <w:t>Nội dung yêu cầu</w:t>
            </w:r>
          </w:p>
        </w:tc>
      </w:tr>
      <w:tr w:rsidR="00DC0A9B" w14:paraId="46488AB3" w14:textId="77777777" w:rsidTr="00BA4ED7">
        <w:trPr>
          <w:jc w:val="center"/>
        </w:trPr>
        <w:tc>
          <w:tcPr>
            <w:tcW w:w="146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0C5BBA4D" w14:textId="77777777" w:rsidR="00DC0A9B" w:rsidRDefault="00DC0A9B" w:rsidP="00BA4ED7">
            <w:pPr>
              <w:pStyle w:val="txtChuBang"/>
            </w:pPr>
            <w:r>
              <w:t>NFR-01</w:t>
            </w:r>
          </w:p>
        </w:tc>
        <w:tc>
          <w:tcPr>
            <w:tcW w:w="212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3606CE66" w14:textId="77777777" w:rsidR="00DC0A9B" w:rsidRDefault="00DC0A9B" w:rsidP="00BA4ED7">
            <w:pPr>
              <w:pStyle w:val="txtChuBang"/>
            </w:pPr>
            <w:r>
              <w:t>Hiệu năng</w:t>
            </w:r>
          </w:p>
        </w:tc>
        <w:tc>
          <w:tcPr>
            <w:tcW w:w="5103"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3E290243" w14:textId="77777777" w:rsidR="00DC0A9B" w:rsidRDefault="00DC0A9B" w:rsidP="00BA4ED7">
            <w:pPr>
              <w:pStyle w:val="txtChuBang"/>
            </w:pPr>
            <w:r>
              <w:t>Thời gian phản hồi trung bình của các API chính không vượt quá 300 ms; độ trễ cập nhật trạng thái thiết bị không vượt quá 2 giây trong điều kiện bình thường.</w:t>
            </w:r>
          </w:p>
        </w:tc>
      </w:tr>
      <w:tr w:rsidR="00BA4ED7" w14:paraId="2AA73851" w14:textId="77777777" w:rsidTr="00BA4ED7">
        <w:trPr>
          <w:jc w:val="center"/>
        </w:trPr>
        <w:tc>
          <w:tcPr>
            <w:tcW w:w="1466"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67FDBE01" w14:textId="77777777" w:rsidR="00DC0A9B" w:rsidRDefault="00DC0A9B" w:rsidP="00BA4ED7">
            <w:pPr>
              <w:pStyle w:val="txtChuBang"/>
            </w:pPr>
            <w:r>
              <w:t>NFR-02</w:t>
            </w:r>
          </w:p>
        </w:tc>
        <w:tc>
          <w:tcPr>
            <w:tcW w:w="2126"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0C6F296C" w14:textId="77777777" w:rsidR="00DC0A9B" w:rsidRDefault="00DC0A9B" w:rsidP="00BA4ED7">
            <w:pPr>
              <w:pStyle w:val="txtChuBang"/>
            </w:pPr>
            <w:r>
              <w:t>Khả năng chịu tải</w:t>
            </w:r>
          </w:p>
        </w:tc>
        <w:tc>
          <w:tcPr>
            <w:tcW w:w="5103"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1F94CDC8" w14:textId="77777777" w:rsidR="00DC0A9B" w:rsidRDefault="00DC0A9B" w:rsidP="00BA4ED7">
            <w:pPr>
              <w:pStyle w:val="txtChuBang"/>
            </w:pPr>
            <w:r>
              <w:t>Hỗ trợ tối thiểu 1.000 thiết bị IoT kết nối đồng thời và xử lý tối thiểu 100 sự kiện cảm biến mỗi giây.</w:t>
            </w:r>
          </w:p>
        </w:tc>
      </w:tr>
      <w:tr w:rsidR="00DC0A9B" w14:paraId="38D48BCA" w14:textId="77777777" w:rsidTr="00BA4ED7">
        <w:trPr>
          <w:jc w:val="center"/>
        </w:trPr>
        <w:tc>
          <w:tcPr>
            <w:tcW w:w="146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6C2839EA" w14:textId="77777777" w:rsidR="00DC0A9B" w:rsidRDefault="00DC0A9B" w:rsidP="00BA4ED7">
            <w:pPr>
              <w:pStyle w:val="txtChuBang"/>
            </w:pPr>
            <w:r>
              <w:t>NFR-03</w:t>
            </w:r>
          </w:p>
        </w:tc>
        <w:tc>
          <w:tcPr>
            <w:tcW w:w="212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5E42B294" w14:textId="77777777" w:rsidR="00DC0A9B" w:rsidRDefault="00DC0A9B" w:rsidP="00BA4ED7">
            <w:pPr>
              <w:pStyle w:val="txtChuBang"/>
            </w:pPr>
            <w:r>
              <w:t>Bảo mật</w:t>
            </w:r>
          </w:p>
        </w:tc>
        <w:tc>
          <w:tcPr>
            <w:tcW w:w="5103"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3FC9B93F" w14:textId="77777777" w:rsidR="00DC0A9B" w:rsidRDefault="00DC0A9B" w:rsidP="00BA4ED7">
            <w:pPr>
              <w:pStyle w:val="txtChuBang"/>
            </w:pPr>
            <w:r>
              <w:t>Mọi giao tiếp phải sử dụng HTTPS/TLS; API được xác thực bằng token JWT hoặc cơ chế tương đương; quyền truy cập được phân tách theo vai trò người dùng.</w:t>
            </w:r>
          </w:p>
        </w:tc>
      </w:tr>
      <w:tr w:rsidR="00BA4ED7" w14:paraId="749BDDF4" w14:textId="77777777" w:rsidTr="00BA4ED7">
        <w:trPr>
          <w:jc w:val="center"/>
        </w:trPr>
        <w:tc>
          <w:tcPr>
            <w:tcW w:w="1466"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4D039F6C" w14:textId="77777777" w:rsidR="00DC0A9B" w:rsidRDefault="00DC0A9B" w:rsidP="00BA4ED7">
            <w:pPr>
              <w:pStyle w:val="txtChuBang"/>
            </w:pPr>
            <w:r>
              <w:t>NFR-04</w:t>
            </w:r>
          </w:p>
        </w:tc>
        <w:tc>
          <w:tcPr>
            <w:tcW w:w="2126"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1F07C050" w14:textId="77777777" w:rsidR="00DC0A9B" w:rsidRDefault="00DC0A9B" w:rsidP="00BA4ED7">
            <w:pPr>
              <w:pStyle w:val="txtChuBang"/>
            </w:pPr>
            <w:r>
              <w:t>Tính khả dụng</w:t>
            </w:r>
          </w:p>
        </w:tc>
        <w:tc>
          <w:tcPr>
            <w:tcW w:w="5103" w:type="dxa"/>
            <w:tcBorders>
              <w:top w:val="single" w:sz="4" w:space="0" w:color="9EADBF"/>
              <w:left w:val="single" w:sz="4" w:space="0" w:color="9EADBF"/>
              <w:bottom w:val="single" w:sz="4" w:space="0" w:color="9EADBF"/>
              <w:right w:val="single" w:sz="4" w:space="0" w:color="9EADBF"/>
            </w:tcBorders>
            <w:shd w:val="clear" w:color="auto" w:fill="F7FBFE"/>
            <w:tcMar>
              <w:top w:w="115" w:type="dxa"/>
              <w:left w:w="130" w:type="dxa"/>
              <w:bottom w:w="115" w:type="dxa"/>
              <w:right w:w="130" w:type="dxa"/>
            </w:tcMar>
            <w:vAlign w:val="center"/>
            <w:hideMark/>
          </w:tcPr>
          <w:p w14:paraId="07697AE2" w14:textId="77777777" w:rsidR="00DC0A9B" w:rsidRDefault="00DC0A9B" w:rsidP="00BA4ED7">
            <w:pPr>
              <w:pStyle w:val="txtChuBang"/>
            </w:pPr>
            <w:r>
              <w:t>Thời gian sẵn sàng của hệ thống đạt tối thiểu 99,5%; có cơ chế tự động khôi phục khi dịch vụ xảy ra lỗi.</w:t>
            </w:r>
          </w:p>
        </w:tc>
      </w:tr>
      <w:tr w:rsidR="00DC0A9B" w14:paraId="25D0F7BE" w14:textId="77777777" w:rsidTr="00BA4ED7">
        <w:trPr>
          <w:jc w:val="center"/>
        </w:trPr>
        <w:tc>
          <w:tcPr>
            <w:tcW w:w="146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1A9EE024" w14:textId="77777777" w:rsidR="00DC0A9B" w:rsidRDefault="00DC0A9B" w:rsidP="00BA4ED7">
            <w:pPr>
              <w:pStyle w:val="txtChuBang"/>
            </w:pPr>
            <w:r>
              <w:t>NFR-05</w:t>
            </w:r>
          </w:p>
        </w:tc>
        <w:tc>
          <w:tcPr>
            <w:tcW w:w="2126"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5C097A5A" w14:textId="77777777" w:rsidR="00DC0A9B" w:rsidRDefault="00DC0A9B" w:rsidP="00BA4ED7">
            <w:pPr>
              <w:pStyle w:val="txtChuBang"/>
            </w:pPr>
            <w:r>
              <w:t>Khả năng mở rộng &amp; bảo trì</w:t>
            </w:r>
          </w:p>
        </w:tc>
        <w:tc>
          <w:tcPr>
            <w:tcW w:w="5103" w:type="dxa"/>
            <w:tcBorders>
              <w:top w:val="single" w:sz="4" w:space="0" w:color="9EADBF"/>
              <w:left w:val="single" w:sz="4" w:space="0" w:color="9EADBF"/>
              <w:bottom w:val="single" w:sz="4" w:space="0" w:color="9EADBF"/>
              <w:right w:val="single" w:sz="4" w:space="0" w:color="9EADBF"/>
            </w:tcBorders>
            <w:tcMar>
              <w:top w:w="115" w:type="dxa"/>
              <w:left w:w="130" w:type="dxa"/>
              <w:bottom w:w="115" w:type="dxa"/>
              <w:right w:w="130" w:type="dxa"/>
            </w:tcMar>
            <w:vAlign w:val="center"/>
            <w:hideMark/>
          </w:tcPr>
          <w:p w14:paraId="72A7AE27" w14:textId="77777777" w:rsidR="00DC0A9B" w:rsidRDefault="00DC0A9B" w:rsidP="00BA4ED7">
            <w:pPr>
              <w:pStyle w:val="txtChuBang"/>
            </w:pPr>
            <w:r>
              <w:t>Hỗ trợ mở rộng ngang backend và MQTT broker; cho phép bổ sung loại thiết bị mới mà không ảnh hưởng kiến trúc cũ; ghi log tập trung và tách cấu hình theo từng môi trường.</w:t>
            </w:r>
          </w:p>
        </w:tc>
      </w:tr>
    </w:tbl>
    <w:p w14:paraId="3CCA6009" w14:textId="77777777" w:rsidR="009754EC" w:rsidRPr="00EE2AC3" w:rsidRDefault="009754EC" w:rsidP="009754EC">
      <w:pPr>
        <w:rPr>
          <w:lang w:eastAsia="x-none"/>
        </w:rPr>
      </w:pPr>
    </w:p>
    <w:p w14:paraId="0FB2D4FA" w14:textId="0D0992C3" w:rsidR="006878D9" w:rsidRDefault="00337234" w:rsidP="00C058C7">
      <w:pPr>
        <w:pStyle w:val="u3"/>
      </w:pPr>
      <w:bookmarkStart w:id="59" w:name="_Toc230994828"/>
      <w:r w:rsidRPr="00EE2AC3">
        <w:lastRenderedPageBreak/>
        <w:t>Kiến trúc Hệ thống</w:t>
      </w:r>
      <w:bookmarkEnd w:id="59"/>
    </w:p>
    <w:p w14:paraId="3D48C270" w14:textId="77777777" w:rsidR="00577900" w:rsidRDefault="009F49CB" w:rsidP="00577900">
      <w:pPr>
        <w:keepNext/>
      </w:pPr>
      <w:r>
        <w:rPr>
          <w:lang w:eastAsia="x-none"/>
        </w:rPr>
        <w:pict w14:anchorId="18838971">
          <v:shape id="_x0000_i1043" type="#_x0000_t75" style="width:438.6pt;height:162pt">
            <v:imagedata r:id="rId39" o:title="Mermaid-preview"/>
          </v:shape>
        </w:pict>
      </w:r>
    </w:p>
    <w:p w14:paraId="07023FFA" w14:textId="0001A9EF" w:rsidR="009B076E" w:rsidRPr="0087589C" w:rsidRDefault="00BA3FBF" w:rsidP="00577900">
      <w:pPr>
        <w:pStyle w:val="Chuthich"/>
        <w:jc w:val="center"/>
        <w:rPr>
          <w:lang w:val="en-US" w:eastAsia="x-none"/>
        </w:rPr>
      </w:pPr>
      <w:bookmarkStart w:id="60" w:name="_Toc230989341"/>
      <w:bookmarkStart w:id="61" w:name="_Toc230994905"/>
      <w:bookmarkStart w:id="62" w:name="_Toc230995192"/>
      <w:r>
        <w:t>Hình</w:t>
      </w:r>
      <w:r w:rsidR="00577900">
        <w:t xml:space="preserve">Hình </w:t>
      </w:r>
      <w:r w:rsidR="00577900">
        <w:fldChar w:fldCharType="begin"/>
      </w:r>
      <w:r w:rsidR="00577900">
        <w:instrText xml:space="preserve"> STYLEREF 1 \s </w:instrText>
      </w:r>
      <w:r w:rsidR="00577900">
        <w:fldChar w:fldCharType="separate"/>
      </w:r>
      <w:r w:rsidR="00577900">
        <w:t>2</w:t>
      </w:r>
      <w:r w:rsidR="00577900">
        <w:fldChar w:fldCharType="end"/>
      </w:r>
      <w:r w:rsidR="00577900">
        <w:noBreakHyphen/>
      </w:r>
      <w:r w:rsidR="00EB7705">
        <w:fldChar w:fldCharType="begin"/>
      </w:r>
      <w:r w:rsidR="00EB7705">
        <w:instrText xml:space="preserve"> SEQ Hình \* ARABIC \s 1 </w:instrText>
      </w:r>
      <w:r w:rsidR="00EB7705">
        <w:fldChar w:fldCharType="separate"/>
      </w:r>
      <w:r w:rsidR="00EB7705">
        <w:t>9</w:t>
      </w:r>
      <w:r w:rsidR="00EB7705">
        <w:fldChar w:fldCharType="end"/>
      </w:r>
      <w:r>
        <w:rPr>
          <w:lang w:val="en-US"/>
        </w:rPr>
        <w:t>. Sơ đồ thiết kế</w:t>
      </w:r>
      <w:r w:rsidR="00577900">
        <w:fldChar w:fldCharType="begin"/>
      </w:r>
      <w:r w:rsidR="00577900">
        <w:instrText xml:space="preserve"> SEQ Hình \* ARABIC \s 1 </w:instrText>
      </w:r>
      <w:r w:rsidR="00577900">
        <w:fldChar w:fldCharType="separate"/>
      </w:r>
      <w:r w:rsidR="00577900">
        <w:t>8</w:t>
      </w:r>
      <w:r w:rsidR="00577900">
        <w:fldChar w:fldCharType="end"/>
      </w:r>
      <w:r w:rsidR="0087589C">
        <w:rPr>
          <w:lang w:val="en-US"/>
        </w:rPr>
        <w:t xml:space="preserve"> </w:t>
      </w:r>
      <w:r w:rsidR="0087589C" w:rsidRPr="00606CB9">
        <w:rPr>
          <w:i/>
          <w:iCs/>
          <w:lang w:val="en-US"/>
        </w:rPr>
        <w:t>Kiến trúc hệ thống</w:t>
      </w:r>
      <w:bookmarkEnd w:id="60"/>
      <w:bookmarkEnd w:id="61"/>
      <w:bookmarkEnd w:id="62"/>
    </w:p>
    <w:p w14:paraId="080DBDD7" w14:textId="65816159" w:rsidR="009D2323" w:rsidRPr="000903CE" w:rsidRDefault="009D2323" w:rsidP="000903CE">
      <w:pPr>
        <w:pStyle w:val="txtGachDong"/>
      </w:pPr>
      <w:r w:rsidRPr="000903CE">
        <w:t xml:space="preserve">Người dùng thao tác trên mobile/web, yêu cầu được gửi đến backend qua REST hoặc WebSocket. </w:t>
      </w:r>
    </w:p>
    <w:p w14:paraId="12388CF1" w14:textId="7066FA6F" w:rsidR="009D2323" w:rsidRPr="000903CE" w:rsidRDefault="009D2323" w:rsidP="000903CE">
      <w:pPr>
        <w:pStyle w:val="txtGachDong"/>
      </w:pPr>
      <w:r w:rsidRPr="000903CE">
        <w:t xml:space="preserve">Backend xác thực, phân quyền và chuyển yêu cầu đến các service tương ứng (thiết bị, tự động hóa, cảnh báo). </w:t>
      </w:r>
    </w:p>
    <w:p w14:paraId="1E83B6FF" w14:textId="25F32C86" w:rsidR="009D2323" w:rsidRDefault="009D2323" w:rsidP="000903CE">
      <w:pPr>
        <w:pStyle w:val="txtGachDong"/>
      </w:pPr>
      <w:r>
        <w:t xml:space="preserve">Lệnh điều khiển được chuyển sang MQTT broker, sau đó thiết bị IoT nhận và thực thi. </w:t>
      </w:r>
    </w:p>
    <w:p w14:paraId="3E100604" w14:textId="7B909EA4" w:rsidR="009D2323" w:rsidRDefault="009D2323" w:rsidP="000903CE">
      <w:pPr>
        <w:pStyle w:val="txtGachDong"/>
      </w:pPr>
      <w:r>
        <w:t xml:space="preserve">Thiết bị IoT gửi dữ liệu cảm biến về MQTT broker, backend subscribe để cập nhật trạng thái và lưu lịch sử vào database. </w:t>
      </w:r>
    </w:p>
    <w:p w14:paraId="31D65D86" w14:textId="23480B98" w:rsidR="009D2323" w:rsidRDefault="009D2323" w:rsidP="000903CE">
      <w:pPr>
        <w:pStyle w:val="txtGachDong"/>
        <w:rPr>
          <w:lang w:eastAsia="x-none"/>
        </w:rPr>
      </w:pPr>
      <w:r>
        <w:t xml:space="preserve">Service tự động hóa phân tích dữ liệu thời gian thực, kích hoạt quy tắc và tạo sự kiện/cảnh báo khi cần. </w:t>
      </w:r>
    </w:p>
    <w:p w14:paraId="37DB9ED6" w14:textId="0BE71CB4" w:rsidR="0038696E" w:rsidRPr="00EE2AC3" w:rsidRDefault="00BD1E29" w:rsidP="00C058C7">
      <w:pPr>
        <w:pStyle w:val="u3"/>
      </w:pPr>
      <w:bookmarkStart w:id="63" w:name="_Toc230994829"/>
      <w:r w:rsidRPr="00EE2AC3">
        <w:t>Công nghệ sử dụng</w:t>
      </w:r>
      <w:bookmarkEnd w:id="63"/>
    </w:p>
    <w:p w14:paraId="779C2425" w14:textId="76A068BF" w:rsidR="00BD1E29" w:rsidRPr="00EE2AC3" w:rsidRDefault="00BD1E29" w:rsidP="00BD1E29">
      <w:pPr>
        <w:pStyle w:val="txtGachDong"/>
      </w:pPr>
      <w:r w:rsidRPr="00EE2AC3">
        <w:t>Ngôn ngữ Backend: Python</w:t>
      </w:r>
    </w:p>
    <w:p w14:paraId="3C239B21" w14:textId="6389F726" w:rsidR="00BD1E29" w:rsidRPr="00EE2AC3" w:rsidRDefault="00BD1E29" w:rsidP="00BD1E29">
      <w:pPr>
        <w:pStyle w:val="txtGachDong"/>
      </w:pPr>
      <w:r w:rsidRPr="00EE2AC3">
        <w:t>Framework Backend: FastAPI</w:t>
      </w:r>
    </w:p>
    <w:p w14:paraId="3D031E6D" w14:textId="6AFFC88B" w:rsidR="00BD1E29" w:rsidRPr="00EE2AC3" w:rsidRDefault="00BD1E29" w:rsidP="00BD1E29">
      <w:pPr>
        <w:pStyle w:val="txtGachDong"/>
      </w:pPr>
      <w:r w:rsidRPr="00EE2AC3">
        <w:t>Giao thức IoT: MQTT</w:t>
      </w:r>
    </w:p>
    <w:p w14:paraId="3BB3027B" w14:textId="1627B003" w:rsidR="00BD1E29" w:rsidRPr="00EE2AC3" w:rsidRDefault="00BD1E29" w:rsidP="00BD1E29">
      <w:pPr>
        <w:pStyle w:val="txtGachDong"/>
      </w:pPr>
      <w:r w:rsidRPr="00EE2AC3">
        <w:t>Ngôn ngữ Frontend: TypeScript / JavaScript</w:t>
      </w:r>
    </w:p>
    <w:p w14:paraId="5D72FC14" w14:textId="08007F7E" w:rsidR="00BD1E29" w:rsidRPr="00EE2AC3" w:rsidRDefault="00BD1E29" w:rsidP="00BD1E29">
      <w:pPr>
        <w:pStyle w:val="txtGachDong"/>
      </w:pPr>
      <w:r w:rsidRPr="00EE2AC3">
        <w:t>Framework Frontend: React Native (Expo)</w:t>
      </w:r>
    </w:p>
    <w:p w14:paraId="1F3D6B7A" w14:textId="7BEEAA01" w:rsidR="00BD1E29" w:rsidRPr="00EE2AC3" w:rsidRDefault="00BD1E29" w:rsidP="00BD1E29">
      <w:pPr>
        <w:pStyle w:val="txtGachDong"/>
      </w:pPr>
      <w:r w:rsidRPr="00EE2AC3">
        <w:t>Cơ sở dữ liệu: PostgreSQL + Redis</w:t>
      </w:r>
    </w:p>
    <w:p w14:paraId="1250E37E" w14:textId="32E045FE" w:rsidR="00BD1E29" w:rsidRPr="00EE2AC3" w:rsidRDefault="00BD1E29" w:rsidP="00BD1E29">
      <w:pPr>
        <w:pStyle w:val="txtGachDong"/>
      </w:pPr>
      <w:r w:rsidRPr="00EE2AC3">
        <w:t>Bảo mật: JWT (JSON Web Token), OAuth2</w:t>
      </w:r>
    </w:p>
    <w:p w14:paraId="443406C8" w14:textId="55582DC2" w:rsidR="00BD1E29" w:rsidRPr="00EE2AC3" w:rsidRDefault="00BD1E29" w:rsidP="00BD1E29">
      <w:pPr>
        <w:pStyle w:val="txtGachDong"/>
      </w:pPr>
      <w:r w:rsidRPr="00EE2AC3">
        <w:t>Giao tiếp thời gian thực: MQTT + WebSocket</w:t>
      </w:r>
    </w:p>
    <w:p w14:paraId="2AB92870" w14:textId="4B2E60A7" w:rsidR="002E2DF5" w:rsidRPr="00075DAC" w:rsidRDefault="00BD1E29" w:rsidP="00075DAC">
      <w:pPr>
        <w:pStyle w:val="txtGachDong"/>
      </w:pPr>
      <w:r w:rsidRPr="00EE2AC3">
        <w:t>AI/ML: PhoBERT fine-tuned, Scikit-learn</w:t>
      </w:r>
    </w:p>
    <w:p w14:paraId="58DBDBEE" w14:textId="34A9EACA" w:rsidR="0012778D" w:rsidRDefault="0012778D" w:rsidP="002E2DF5">
      <w:pPr>
        <w:pStyle w:val="u1"/>
      </w:pPr>
      <w:bookmarkStart w:id="64" w:name="_Toc230994830"/>
      <w:r>
        <w:lastRenderedPageBreak/>
        <w:t>KẾT QUẢ</w:t>
      </w:r>
      <w:bookmarkEnd w:id="64"/>
    </w:p>
    <w:p w14:paraId="630D1461" w14:textId="77777777" w:rsidR="0012778D" w:rsidRPr="0012778D" w:rsidRDefault="0012778D" w:rsidP="0012778D">
      <w:pPr>
        <w:rPr>
          <w:lang w:eastAsia="x-none"/>
        </w:rPr>
      </w:pPr>
    </w:p>
    <w:p w14:paraId="4642516A" w14:textId="6A7B3B41" w:rsidR="0051470E" w:rsidRPr="007F0ED6" w:rsidRDefault="00707808" w:rsidP="002E2DF5">
      <w:pPr>
        <w:pStyle w:val="u2"/>
      </w:pPr>
      <w:bookmarkStart w:id="65" w:name="_Toc183589359"/>
      <w:bookmarkStart w:id="66" w:name="_Toc230994831"/>
      <w:r w:rsidRPr="007F0ED6">
        <w:t>MÔ HÌNH</w:t>
      </w:r>
      <w:bookmarkEnd w:id="65"/>
      <w:bookmarkEnd w:id="66"/>
    </w:p>
    <w:p w14:paraId="75391D30" w14:textId="77777777" w:rsidR="0074141E" w:rsidRDefault="0074141E" w:rsidP="00C058C7">
      <w:pPr>
        <w:pStyle w:val="u3"/>
      </w:pPr>
      <w:bookmarkStart w:id="67" w:name="_Toc230994832"/>
      <w:r w:rsidRPr="0074141E">
        <w:t>Mô hình Phân cụm và Phân loại (Machine Learning Models)</w:t>
      </w:r>
      <w:bookmarkEnd w:id="67"/>
    </w:p>
    <w:p w14:paraId="2E7888B7" w14:textId="40D1ACD3" w:rsidR="0074141E" w:rsidRPr="003A28D0" w:rsidRDefault="003337F9" w:rsidP="0099723E">
      <w:pPr>
        <w:pStyle w:val="txtNoiDung01"/>
        <w:rPr>
          <w:szCs w:val="26"/>
          <w:lang w:eastAsia="x-none"/>
        </w:rPr>
      </w:pPr>
      <w:r w:rsidRPr="003A28D0">
        <w:t>Trong phần nghiên cứu (Research), chúng tôi tập trung vào việc áp dụng các mô hình học máy hiện đại để giải quyết bài toán hiểu sâu hành vi người dùng và dự đoán các tình huống bất thường.</w:t>
      </w:r>
    </w:p>
    <w:p w14:paraId="179C83FE" w14:textId="334360B6" w:rsidR="003337F9" w:rsidRPr="003A28D0" w:rsidRDefault="00E3773B" w:rsidP="006252A8">
      <w:pPr>
        <w:numPr>
          <w:ilvl w:val="0"/>
          <w:numId w:val="9"/>
        </w:numPr>
        <w:spacing w:line="360" w:lineRule="auto"/>
        <w:jc w:val="both"/>
        <w:rPr>
          <w:sz w:val="26"/>
          <w:szCs w:val="26"/>
          <w:lang w:eastAsia="x-none"/>
        </w:rPr>
      </w:pPr>
      <w:r w:rsidRPr="003A28D0">
        <w:rPr>
          <w:b/>
          <w:bCs/>
          <w:sz w:val="26"/>
          <w:szCs w:val="26"/>
          <w:lang w:eastAsia="x-none"/>
        </w:rPr>
        <w:t>Mô hình Phân cụm (Clustering - KMeans &amp; DBSCAN):</w:t>
      </w:r>
    </w:p>
    <w:p w14:paraId="3337038C" w14:textId="77777777" w:rsidR="009C08B4" w:rsidRPr="003A28D0" w:rsidRDefault="009C08B4" w:rsidP="00B11658">
      <w:pPr>
        <w:pStyle w:val="txtGachDong"/>
        <w:rPr>
          <w:szCs w:val="26"/>
          <w:lang w:eastAsia="x-none"/>
        </w:rPr>
      </w:pPr>
      <w:r w:rsidRPr="003A28D0">
        <w:t xml:space="preserve">Mục tiêu: Xây dựng hồ sơ phong cách sống (Lifestyle Profiling). Mục đích không phải là theo dõi từng hành động đơn lẻ, mà </w:t>
      </w:r>
      <w:r w:rsidRPr="003A28D0">
        <w:rPr>
          <w:szCs w:val="26"/>
          <w:lang w:eastAsia="x-none"/>
        </w:rPr>
        <w:t>là hiểu được "nhịp sinh học" tổng thể của người dùng trong ngôi nhà.</w:t>
      </w:r>
    </w:p>
    <w:p w14:paraId="608FF19E" w14:textId="77777777" w:rsidR="009C08B4" w:rsidRPr="003A28D0" w:rsidRDefault="009C08B4" w:rsidP="00B11658">
      <w:pPr>
        <w:pStyle w:val="txtGachDong"/>
        <w:rPr>
          <w:szCs w:val="26"/>
          <w:lang w:eastAsia="x-none"/>
        </w:rPr>
      </w:pPr>
      <w:r w:rsidRPr="003A28D0">
        <w:t>Kỹ thuật Vector hóa (Feature Engineering): Mỗi người dùng được mô phỏng dưới dạng một "dấu chân số" trong không gian đa chiều. Vector đặc trưng bao gồm 24 chiều đại diện cho tần suất hoạt động theo từng giờ trong ngày, kết hợp với các chỉ số về cường độ sử dụng thiết bị và sự khác biệt giữa ngày thường với cuối tuần.</w:t>
      </w:r>
    </w:p>
    <w:p w14:paraId="0D35197C" w14:textId="77777777" w:rsidR="009C08B4" w:rsidRPr="003A28D0" w:rsidRDefault="009C08B4" w:rsidP="00B11658">
      <w:pPr>
        <w:pStyle w:val="txtGachDong"/>
        <w:rPr>
          <w:szCs w:val="26"/>
          <w:lang w:eastAsia="x-none"/>
        </w:rPr>
      </w:pPr>
      <w:r w:rsidRPr="003A28D0">
        <w:t>Lý do lựa chọn DBSCAN thay vì KMeans:</w:t>
      </w:r>
    </w:p>
    <w:p w14:paraId="491F70C7" w14:textId="77777777" w:rsidR="009C08B4" w:rsidRPr="003A28D0" w:rsidRDefault="009C08B4" w:rsidP="006252A8">
      <w:pPr>
        <w:numPr>
          <w:ilvl w:val="0"/>
          <w:numId w:val="11"/>
        </w:numPr>
        <w:spacing w:line="360" w:lineRule="auto"/>
        <w:jc w:val="both"/>
        <w:rPr>
          <w:sz w:val="26"/>
          <w:szCs w:val="26"/>
          <w:lang w:eastAsia="x-none"/>
        </w:rPr>
      </w:pPr>
      <w:r w:rsidRPr="003A28D0">
        <w:rPr>
          <w:sz w:val="26"/>
          <w:szCs w:val="26"/>
          <w:lang w:eastAsia="x-none"/>
        </w:rPr>
        <w:t>Trong khi KMeans ép buộc mọi dữ liệu vào một nhóm nhất định (có thể dẫn đến sai lệch nếu người dùng có hành vi quá đặc biệt), thì DBSCAN lại có khả năng tự động xác định số lượng cụm và đặc biệt là khả năng loại bỏ nhiễu (Noise).</w:t>
      </w:r>
    </w:p>
    <w:p w14:paraId="5F502CD6" w14:textId="56366E1D" w:rsidR="00E3773B" w:rsidRPr="003A28D0" w:rsidRDefault="009C08B4" w:rsidP="006252A8">
      <w:pPr>
        <w:numPr>
          <w:ilvl w:val="0"/>
          <w:numId w:val="11"/>
        </w:numPr>
        <w:spacing w:line="360" w:lineRule="auto"/>
        <w:jc w:val="both"/>
        <w:rPr>
          <w:sz w:val="26"/>
          <w:szCs w:val="26"/>
          <w:lang w:eastAsia="x-none"/>
        </w:rPr>
      </w:pPr>
      <w:r w:rsidRPr="003A28D0">
        <w:rPr>
          <w:sz w:val="26"/>
          <w:szCs w:val="26"/>
          <w:lang w:eastAsia="x-none"/>
        </w:rPr>
        <w:t>Dữ liệu từ cảm biến IoT thực tế thường chứa nhiều sự kiện ngẫu nhiên hoặc sai lỗi. DBSCAN giúp hệ thống chỉ tập trung vào các cụm hành vi cốt lõi, đảm bảo rằng hồ sơ người dùng được xây dựng trên các dữ liệu có tính quy luật cao nhất.</w:t>
      </w:r>
    </w:p>
    <w:p w14:paraId="31D197D1" w14:textId="77777777" w:rsidR="0099723E" w:rsidRDefault="0099723E" w:rsidP="0099723E">
      <w:pPr>
        <w:spacing w:line="360" w:lineRule="auto"/>
        <w:jc w:val="both"/>
        <w:rPr>
          <w:sz w:val="26"/>
          <w:szCs w:val="26"/>
          <w:lang w:eastAsia="x-none"/>
        </w:rPr>
      </w:pPr>
    </w:p>
    <w:p w14:paraId="0AEA6728" w14:textId="77777777" w:rsidR="0099723E" w:rsidRDefault="0099723E" w:rsidP="0099723E">
      <w:pPr>
        <w:spacing w:line="360" w:lineRule="auto"/>
        <w:jc w:val="both"/>
        <w:rPr>
          <w:sz w:val="26"/>
          <w:szCs w:val="26"/>
          <w:lang w:eastAsia="x-none"/>
        </w:rPr>
      </w:pPr>
    </w:p>
    <w:p w14:paraId="2F907074" w14:textId="77777777" w:rsidR="0099723E" w:rsidRDefault="0099723E" w:rsidP="0099723E">
      <w:pPr>
        <w:spacing w:line="360" w:lineRule="auto"/>
        <w:jc w:val="both"/>
        <w:rPr>
          <w:sz w:val="26"/>
          <w:szCs w:val="26"/>
          <w:lang w:eastAsia="x-none"/>
        </w:rPr>
      </w:pPr>
    </w:p>
    <w:p w14:paraId="7A336E71" w14:textId="77777777" w:rsidR="0099723E" w:rsidRPr="003A28D0" w:rsidRDefault="0099723E" w:rsidP="0099723E">
      <w:pPr>
        <w:spacing w:line="360" w:lineRule="auto"/>
        <w:jc w:val="both"/>
        <w:rPr>
          <w:sz w:val="26"/>
          <w:szCs w:val="26"/>
          <w:lang w:eastAsia="x-none"/>
        </w:rPr>
      </w:pPr>
    </w:p>
    <w:p w14:paraId="7481A40A" w14:textId="31206503" w:rsidR="009C08B4" w:rsidRPr="003A28D0" w:rsidRDefault="00142AF3" w:rsidP="006252A8">
      <w:pPr>
        <w:numPr>
          <w:ilvl w:val="0"/>
          <w:numId w:val="9"/>
        </w:numPr>
        <w:spacing w:line="360" w:lineRule="auto"/>
        <w:jc w:val="both"/>
        <w:rPr>
          <w:sz w:val="26"/>
          <w:szCs w:val="26"/>
          <w:lang w:eastAsia="x-none"/>
        </w:rPr>
      </w:pPr>
      <w:r w:rsidRPr="003A28D0">
        <w:rPr>
          <w:b/>
          <w:bCs/>
          <w:sz w:val="26"/>
          <w:szCs w:val="26"/>
          <w:lang w:eastAsia="x-none"/>
        </w:rPr>
        <w:lastRenderedPageBreak/>
        <w:t>Mô hình Phân loại (Classification - Logistic Regression):</w:t>
      </w:r>
    </w:p>
    <w:p w14:paraId="21211126" w14:textId="77777777" w:rsidR="001E3DB1" w:rsidRPr="003A28D0" w:rsidRDefault="001E3DB1" w:rsidP="00B11658">
      <w:pPr>
        <w:pStyle w:val="txtGachDong"/>
        <w:rPr>
          <w:szCs w:val="26"/>
          <w:lang w:eastAsia="x-none"/>
        </w:rPr>
      </w:pPr>
      <w:r w:rsidRPr="003A28D0">
        <w:t xml:space="preserve">Mục tiêu: Dự đoán và phân loại các trạng thái sự kiện. Cụ thể là xác </w:t>
      </w:r>
      <w:r w:rsidRPr="003A28D0">
        <w:rPr>
          <w:szCs w:val="26"/>
          <w:lang w:eastAsia="x-none"/>
        </w:rPr>
        <w:t>định một chuỗi hành động có khả năng dẫn đến việc "Quên tắt thiết bị" (Forgot-off) hay là một hành vi sử dụng bình thường.</w:t>
      </w:r>
    </w:p>
    <w:p w14:paraId="0C9BABE9" w14:textId="77777777" w:rsidR="001E3DB1" w:rsidRPr="003A28D0" w:rsidRDefault="001E3DB1" w:rsidP="00B11658">
      <w:pPr>
        <w:pStyle w:val="txtGachDong"/>
        <w:rPr>
          <w:szCs w:val="26"/>
          <w:lang w:eastAsia="x-none"/>
        </w:rPr>
      </w:pPr>
      <w:r w:rsidRPr="003A28D0">
        <w:t>Quy trình huấn luyện: Mô hình được huấn luyện trên tập dữ liệu đã được gán nhãn, học cách nhận diện các đặc điểm về thời gian và loại thiết bị thường bị bỏ quên.</w:t>
      </w:r>
    </w:p>
    <w:p w14:paraId="4B1EB999" w14:textId="77777777" w:rsidR="001E3DB1" w:rsidRPr="003A28D0" w:rsidRDefault="001E3DB1" w:rsidP="00B11658">
      <w:pPr>
        <w:pStyle w:val="txtGachDong"/>
        <w:rPr>
          <w:szCs w:val="26"/>
          <w:lang w:eastAsia="x-none"/>
        </w:rPr>
      </w:pPr>
      <w:r w:rsidRPr="003A28D0">
        <w:t>Hiệu năng và Tính thực tiễn:</w:t>
      </w:r>
    </w:p>
    <w:p w14:paraId="74C30602" w14:textId="77777777" w:rsidR="001E3DB1" w:rsidRPr="003A28D0" w:rsidRDefault="001E3DB1" w:rsidP="006252A8">
      <w:pPr>
        <w:numPr>
          <w:ilvl w:val="0"/>
          <w:numId w:val="13"/>
        </w:numPr>
        <w:spacing w:line="360" w:lineRule="auto"/>
        <w:jc w:val="both"/>
        <w:rPr>
          <w:sz w:val="26"/>
          <w:szCs w:val="26"/>
          <w:lang w:eastAsia="x-none"/>
        </w:rPr>
      </w:pPr>
      <w:r w:rsidRPr="003A28D0">
        <w:rPr>
          <w:sz w:val="26"/>
          <w:szCs w:val="26"/>
          <w:lang w:eastAsia="x-none"/>
        </w:rPr>
        <w:t>Với độ chính xác đạt khoảng 86%, mô hình thể hiện khả năng dự đoán đáng tin cậy.</w:t>
      </w:r>
    </w:p>
    <w:p w14:paraId="78CA7C59" w14:textId="77777777" w:rsidR="001E3DB1" w:rsidRPr="003A28D0" w:rsidRDefault="001E3DB1" w:rsidP="006252A8">
      <w:pPr>
        <w:numPr>
          <w:ilvl w:val="0"/>
          <w:numId w:val="13"/>
        </w:numPr>
        <w:spacing w:line="360" w:lineRule="auto"/>
        <w:jc w:val="both"/>
        <w:rPr>
          <w:sz w:val="26"/>
          <w:szCs w:val="26"/>
          <w:lang w:eastAsia="x-none"/>
        </w:rPr>
      </w:pPr>
      <w:r w:rsidRPr="003A28D0">
        <w:rPr>
          <w:sz w:val="26"/>
          <w:szCs w:val="26"/>
          <w:lang w:eastAsia="x-none"/>
        </w:rPr>
        <w:t>Chỉ số F1-Score (~60%) cho thấy sự nỗ lực của mô hình trong việc cân bằng giữa việc "không bỏ sót" các cảnh báo quan trọng và việc "không báo động giả".</w:t>
      </w:r>
    </w:p>
    <w:p w14:paraId="29FC3750" w14:textId="0B116BD4" w:rsidR="00142AF3" w:rsidRPr="0074141E" w:rsidRDefault="001E3DB1" w:rsidP="006252A8">
      <w:pPr>
        <w:numPr>
          <w:ilvl w:val="0"/>
          <w:numId w:val="13"/>
        </w:numPr>
        <w:spacing w:line="360" w:lineRule="auto"/>
        <w:jc w:val="both"/>
        <w:rPr>
          <w:sz w:val="26"/>
          <w:szCs w:val="26"/>
          <w:lang w:eastAsia="x-none"/>
        </w:rPr>
      </w:pPr>
      <w:r w:rsidRPr="003A28D0">
        <w:rPr>
          <w:sz w:val="26"/>
          <w:szCs w:val="26"/>
          <w:lang w:eastAsia="x-none"/>
        </w:rPr>
        <w:t>Việc lựa chọn Logistic Regression còn mang ý nghĩa về hiệu năng: đây là mô hình nhẹ, có tốc độ tính toán cực nhanh (&lt;150ms), cho phép triển khai trực tiếp trên các hệ thống nhà thông minh mà không yêu cầu tài nguyên phần cứng quá lớn, đảm bảo tính thời gian thực cho các cảnh báo.</w:t>
      </w:r>
    </w:p>
    <w:p w14:paraId="367B753A" w14:textId="43F39A98" w:rsidR="00E4079E" w:rsidRPr="000712E9" w:rsidRDefault="00E4079E" w:rsidP="00C058C7">
      <w:pPr>
        <w:pStyle w:val="u3"/>
      </w:pPr>
      <w:r w:rsidRPr="000712E9">
        <w:t xml:space="preserve"> </w:t>
      </w:r>
      <w:bookmarkStart w:id="68" w:name="_Toc230994833"/>
      <w:r w:rsidR="005A36F9">
        <w:t>Mô hình xử lý ngôn ngữ tự nhiên</w:t>
      </w:r>
      <w:bookmarkEnd w:id="68"/>
    </w:p>
    <w:p w14:paraId="1E26B873" w14:textId="77777777" w:rsidR="00B711C2" w:rsidRDefault="00B711C2" w:rsidP="006252A8">
      <w:pPr>
        <w:pStyle w:val="Heading41"/>
        <w:numPr>
          <w:ilvl w:val="0"/>
          <w:numId w:val="31"/>
        </w:numPr>
        <w:spacing w:before="0" w:line="360" w:lineRule="auto"/>
        <w:rPr>
          <w:b/>
          <w:bCs/>
          <w:iCs/>
          <w:sz w:val="24"/>
          <w:szCs w:val="24"/>
        </w:rPr>
      </w:pPr>
      <w:r>
        <w:rPr>
          <w:b/>
          <w:bCs/>
          <w:iCs/>
        </w:rPr>
        <w:t>Kết quả thu thập và chuẩn bị dữ liệu</w:t>
      </w:r>
    </w:p>
    <w:p w14:paraId="4E7EE320" w14:textId="77777777" w:rsidR="00B711C2" w:rsidRDefault="00B711C2" w:rsidP="00B711C2">
      <w:pPr>
        <w:pStyle w:val="txtNoiDung01"/>
        <w:rPr>
          <w:szCs w:val="26"/>
        </w:rPr>
      </w:pPr>
      <w:r>
        <w:t>Tập dữ liệu huấn luyện được xây dựng từ các câu lệnh tiếng Việt liên quan đến điều khiển nhà thông minh. Nhóm tiến hành thu thập theo hai phương pháp: tổng hợp thủ công 3.200 câu lệnh theo 8 lớp ý định, và tăng cường dữ liệu (data augmentation) bằng kỹ thuật paraphrasing và thay thế từ đồng nghĩa để đạt tổng cộng 6.400 mẫu. Tập dữ liệu được chia theo tỉ lệ 80/10/10 cho train/validation/test.</w:t>
      </w:r>
    </w:p>
    <w:p w14:paraId="3D4ADB3C" w14:textId="4B3FE610" w:rsidR="00B711C2" w:rsidRDefault="00B711C2" w:rsidP="00BA3FBF">
      <w:pPr>
        <w:pStyle w:val="txtNoiDung01"/>
      </w:pPr>
      <w:r>
        <w:t xml:space="preserve">Đối với nhãn thực thể (entity labels), nhóm sử dụng định dạng BIO (Begin-Inside-Outside) để gán nhãn từng token trong câu. Các loại thực thể được định nghĩa bao gồm B-DEVICE/I-DEVICE, B-ROOM/I-ROOM, B-VALUE/I-VALUE, B-ID/I-ID và B-TIME/I-TIME. </w:t>
      </w:r>
    </w:p>
    <w:p w14:paraId="7BC9735F" w14:textId="77777777" w:rsidR="00B711C2" w:rsidRDefault="00B711C2" w:rsidP="006252A8">
      <w:pPr>
        <w:pStyle w:val="Heading41"/>
        <w:numPr>
          <w:ilvl w:val="0"/>
          <w:numId w:val="31"/>
        </w:numPr>
        <w:spacing w:line="360" w:lineRule="auto"/>
        <w:rPr>
          <w:b/>
          <w:bCs/>
          <w:iCs/>
        </w:rPr>
      </w:pPr>
      <w:r>
        <w:rPr>
          <w:b/>
          <w:bCs/>
          <w:iCs/>
        </w:rPr>
        <w:lastRenderedPageBreak/>
        <w:t>Tiến hành huấn luyện mô hình</w:t>
      </w:r>
    </w:p>
    <w:p w14:paraId="7A5BF6E6" w14:textId="77777777" w:rsidR="00B711C2" w:rsidRDefault="00B711C2" w:rsidP="00B711C2">
      <w:pPr>
        <w:pStyle w:val="txtNoiDung01"/>
      </w:pPr>
      <w:r>
        <w:t>Mô hình được huấn luyện trên nền PhoBERT-base với các tham số huấn luyện như sau:</w:t>
      </w:r>
    </w:p>
    <w:p w14:paraId="351BCB45" w14:textId="71E5260F" w:rsidR="00B711C2" w:rsidRDefault="00B711C2" w:rsidP="00B11658">
      <w:pPr>
        <w:pStyle w:val="txtHinhCaption"/>
      </w:pPr>
      <w:r w:rsidRPr="00B11658">
        <w:t xml:space="preserve">Bảng </w:t>
      </w:r>
      <w:r w:rsidR="00B11658" w:rsidRPr="00B11658">
        <w:t>4</w:t>
      </w:r>
      <w:r w:rsidRPr="00B11658">
        <w:t>. Tham số huấn luyện mô hình NLP</w:t>
      </w:r>
    </w:p>
    <w:tbl>
      <w:tblPr>
        <w:tblW w:w="88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2340"/>
        <w:gridCol w:w="3563"/>
      </w:tblGrid>
      <w:tr w:rsidR="004413D0" w14:paraId="5BA5689F" w14:textId="77777777" w:rsidTr="00B11658">
        <w:tc>
          <w:tcPr>
            <w:tcW w:w="2928"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0651D755" w14:textId="77777777" w:rsidR="00B711C2" w:rsidRDefault="00B711C2">
            <w:pPr>
              <w:pStyle w:val="Normal1"/>
              <w:jc w:val="center"/>
            </w:pPr>
            <w:r>
              <w:rPr>
                <w:b/>
                <w:bCs/>
                <w:color w:val="FFFFFF"/>
                <w:sz w:val="22"/>
                <w:szCs w:val="22"/>
              </w:rPr>
              <w:t>Tham số</w:t>
            </w:r>
          </w:p>
        </w:tc>
        <w:tc>
          <w:tcPr>
            <w:tcW w:w="2340"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0CBE9360" w14:textId="77777777" w:rsidR="00B711C2" w:rsidRDefault="00B711C2">
            <w:pPr>
              <w:pStyle w:val="Normal1"/>
              <w:jc w:val="center"/>
            </w:pPr>
            <w:r>
              <w:rPr>
                <w:b/>
                <w:bCs/>
                <w:color w:val="FFFFFF"/>
                <w:sz w:val="22"/>
                <w:szCs w:val="22"/>
              </w:rPr>
              <w:t>Giá trị</w:t>
            </w:r>
          </w:p>
        </w:tc>
        <w:tc>
          <w:tcPr>
            <w:tcW w:w="3563"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062885E5" w14:textId="77777777" w:rsidR="00B711C2" w:rsidRDefault="00B711C2">
            <w:pPr>
              <w:pStyle w:val="Normal1"/>
              <w:jc w:val="center"/>
            </w:pPr>
            <w:r>
              <w:rPr>
                <w:b/>
                <w:bCs/>
                <w:color w:val="FFFFFF"/>
                <w:sz w:val="22"/>
                <w:szCs w:val="22"/>
              </w:rPr>
              <w:t>Ghi chú</w:t>
            </w:r>
          </w:p>
        </w:tc>
      </w:tr>
      <w:tr w:rsidR="004413D0" w14:paraId="17A1A467" w14:textId="77777777" w:rsidTr="00B11658">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73AB9212" w14:textId="77777777" w:rsidR="00B711C2" w:rsidRDefault="00B711C2">
            <w:pPr>
              <w:pStyle w:val="Normal1"/>
            </w:pPr>
            <w:proofErr w:type="spellStart"/>
            <w:r>
              <w:rPr>
                <w:sz w:val="22"/>
                <w:szCs w:val="22"/>
              </w:rPr>
              <w:t>Pretrained</w:t>
            </w:r>
            <w:proofErr w:type="spellEnd"/>
            <w:r>
              <w:rPr>
                <w:sz w:val="22"/>
                <w:szCs w:val="22"/>
              </w:rPr>
              <w:t xml:space="preserve"> </w:t>
            </w:r>
            <w:proofErr w:type="spellStart"/>
            <w:r>
              <w:rPr>
                <w:sz w:val="22"/>
                <w:szCs w:val="22"/>
              </w:rPr>
              <w:t>model</w:t>
            </w:r>
            <w:proofErr w:type="spellEnd"/>
          </w:p>
        </w:tc>
        <w:tc>
          <w:tcPr>
            <w:tcW w:w="234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180FB57A" w14:textId="77777777" w:rsidR="00B711C2" w:rsidRDefault="00B711C2">
            <w:pPr>
              <w:pStyle w:val="Normal1"/>
            </w:pPr>
            <w:proofErr w:type="spellStart"/>
            <w:r>
              <w:rPr>
                <w:sz w:val="22"/>
                <w:szCs w:val="22"/>
              </w:rPr>
              <w:t>PhoBERT-base</w:t>
            </w:r>
            <w:proofErr w:type="spellEnd"/>
          </w:p>
        </w:tc>
        <w:tc>
          <w:tcPr>
            <w:tcW w:w="356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DB1C364" w14:textId="77777777" w:rsidR="00B711C2" w:rsidRDefault="00B711C2">
            <w:pPr>
              <w:pStyle w:val="Normal1"/>
            </w:pPr>
            <w:r>
              <w:rPr>
                <w:sz w:val="22"/>
                <w:szCs w:val="22"/>
              </w:rPr>
              <w:t>Huấn luyện trước trên tiếng Việt</w:t>
            </w:r>
          </w:p>
        </w:tc>
      </w:tr>
      <w:tr w:rsidR="004413D0" w14:paraId="335C8DA2" w14:textId="77777777" w:rsidTr="00B11658">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2F2CCB6D" w14:textId="77777777" w:rsidR="00B711C2" w:rsidRDefault="00B711C2">
            <w:pPr>
              <w:pStyle w:val="Normal1"/>
            </w:pPr>
            <w:proofErr w:type="spellStart"/>
            <w:r>
              <w:rPr>
                <w:sz w:val="22"/>
                <w:szCs w:val="22"/>
              </w:rPr>
              <w:t>Epochs</w:t>
            </w:r>
            <w:proofErr w:type="spellEnd"/>
          </w:p>
        </w:tc>
        <w:tc>
          <w:tcPr>
            <w:tcW w:w="234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484DD6D" w14:textId="77777777" w:rsidR="00B711C2" w:rsidRDefault="00B711C2">
            <w:pPr>
              <w:pStyle w:val="Normal1"/>
            </w:pPr>
            <w:r>
              <w:rPr>
                <w:sz w:val="22"/>
                <w:szCs w:val="22"/>
              </w:rPr>
              <w:t>20</w:t>
            </w:r>
          </w:p>
        </w:tc>
        <w:tc>
          <w:tcPr>
            <w:tcW w:w="356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82F8DB7" w14:textId="77777777" w:rsidR="00B711C2" w:rsidRDefault="00B711C2">
            <w:pPr>
              <w:pStyle w:val="Normal1"/>
            </w:pPr>
            <w:r>
              <w:rPr>
                <w:sz w:val="22"/>
                <w:szCs w:val="22"/>
              </w:rPr>
              <w:t xml:space="preserve">Dừng sớm khi </w:t>
            </w:r>
            <w:proofErr w:type="spellStart"/>
            <w:r>
              <w:rPr>
                <w:sz w:val="22"/>
                <w:szCs w:val="22"/>
              </w:rPr>
              <w:t>val_loss</w:t>
            </w:r>
            <w:proofErr w:type="spellEnd"/>
            <w:r>
              <w:rPr>
                <w:sz w:val="22"/>
                <w:szCs w:val="22"/>
              </w:rPr>
              <w:t xml:space="preserve"> không giảm</w:t>
            </w:r>
          </w:p>
        </w:tc>
      </w:tr>
      <w:tr w:rsidR="004413D0" w14:paraId="7B52F995" w14:textId="77777777" w:rsidTr="00B11658">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00B245C4" w14:textId="77777777" w:rsidR="00B711C2" w:rsidRDefault="00B711C2">
            <w:pPr>
              <w:pStyle w:val="Normal1"/>
            </w:pPr>
            <w:proofErr w:type="spellStart"/>
            <w:r>
              <w:rPr>
                <w:sz w:val="22"/>
                <w:szCs w:val="22"/>
              </w:rPr>
              <w:t>Batch</w:t>
            </w:r>
            <w:proofErr w:type="spellEnd"/>
            <w:r>
              <w:rPr>
                <w:sz w:val="22"/>
                <w:szCs w:val="22"/>
              </w:rPr>
              <w:t xml:space="preserve"> </w:t>
            </w:r>
            <w:proofErr w:type="spellStart"/>
            <w:r>
              <w:rPr>
                <w:sz w:val="22"/>
                <w:szCs w:val="22"/>
              </w:rPr>
              <w:t>size</w:t>
            </w:r>
            <w:proofErr w:type="spellEnd"/>
          </w:p>
        </w:tc>
        <w:tc>
          <w:tcPr>
            <w:tcW w:w="234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22B0F5F" w14:textId="77777777" w:rsidR="00B711C2" w:rsidRDefault="00B711C2">
            <w:pPr>
              <w:pStyle w:val="Normal1"/>
            </w:pPr>
            <w:r>
              <w:rPr>
                <w:sz w:val="22"/>
                <w:szCs w:val="22"/>
              </w:rPr>
              <w:t>32</w:t>
            </w:r>
          </w:p>
        </w:tc>
        <w:tc>
          <w:tcPr>
            <w:tcW w:w="356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8F99EEE" w14:textId="77777777" w:rsidR="00B711C2" w:rsidRDefault="00B711C2">
            <w:pPr>
              <w:pStyle w:val="Normal1"/>
            </w:pPr>
            <w:r>
              <w:rPr>
                <w:sz w:val="22"/>
                <w:szCs w:val="22"/>
              </w:rPr>
              <w:t>Phù hợp với VRAM GPU</w:t>
            </w:r>
          </w:p>
        </w:tc>
      </w:tr>
      <w:tr w:rsidR="004413D0" w14:paraId="7823059D" w14:textId="77777777" w:rsidTr="00B11658">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393DC343" w14:textId="77777777" w:rsidR="00B711C2" w:rsidRDefault="00B711C2">
            <w:pPr>
              <w:pStyle w:val="Normal1"/>
            </w:pPr>
            <w:proofErr w:type="spellStart"/>
            <w:r>
              <w:rPr>
                <w:sz w:val="22"/>
                <w:szCs w:val="22"/>
              </w:rPr>
              <w:t>Learning</w:t>
            </w:r>
            <w:proofErr w:type="spellEnd"/>
            <w:r>
              <w:rPr>
                <w:sz w:val="22"/>
                <w:szCs w:val="22"/>
              </w:rPr>
              <w:t xml:space="preserve"> </w:t>
            </w:r>
            <w:proofErr w:type="spellStart"/>
            <w:r>
              <w:rPr>
                <w:sz w:val="22"/>
                <w:szCs w:val="22"/>
              </w:rPr>
              <w:t>rate</w:t>
            </w:r>
            <w:proofErr w:type="spellEnd"/>
          </w:p>
        </w:tc>
        <w:tc>
          <w:tcPr>
            <w:tcW w:w="234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1178BE2E" w14:textId="77777777" w:rsidR="00B711C2" w:rsidRDefault="00B711C2">
            <w:pPr>
              <w:pStyle w:val="Normal1"/>
            </w:pPr>
            <w:r>
              <w:rPr>
                <w:sz w:val="22"/>
                <w:szCs w:val="22"/>
              </w:rPr>
              <w:t>2e-5</w:t>
            </w:r>
          </w:p>
        </w:tc>
        <w:tc>
          <w:tcPr>
            <w:tcW w:w="356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024A035" w14:textId="77777777" w:rsidR="00B711C2" w:rsidRDefault="00B711C2">
            <w:pPr>
              <w:pStyle w:val="Normal1"/>
            </w:pPr>
            <w:proofErr w:type="spellStart"/>
            <w:r>
              <w:rPr>
                <w:sz w:val="22"/>
                <w:szCs w:val="22"/>
              </w:rPr>
              <w:t>Fine-tuning</w:t>
            </w:r>
            <w:proofErr w:type="spellEnd"/>
            <w:r>
              <w:rPr>
                <w:sz w:val="22"/>
                <w:szCs w:val="22"/>
              </w:rPr>
              <w:t xml:space="preserve"> </w:t>
            </w:r>
            <w:proofErr w:type="spellStart"/>
            <w:r>
              <w:rPr>
                <w:sz w:val="22"/>
                <w:szCs w:val="22"/>
              </w:rPr>
              <w:t>Transformer</w:t>
            </w:r>
            <w:proofErr w:type="spellEnd"/>
          </w:p>
        </w:tc>
      </w:tr>
      <w:tr w:rsidR="004413D0" w14:paraId="1AD995CA" w14:textId="77777777" w:rsidTr="00B11658">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729B5B9B" w14:textId="77777777" w:rsidR="00B711C2" w:rsidRDefault="00B711C2">
            <w:pPr>
              <w:pStyle w:val="Normal1"/>
            </w:pPr>
            <w:proofErr w:type="spellStart"/>
            <w:r>
              <w:rPr>
                <w:sz w:val="22"/>
                <w:szCs w:val="22"/>
              </w:rPr>
              <w:t>Max</w:t>
            </w:r>
            <w:proofErr w:type="spellEnd"/>
            <w:r>
              <w:rPr>
                <w:sz w:val="22"/>
                <w:szCs w:val="22"/>
              </w:rPr>
              <w:t xml:space="preserve"> </w:t>
            </w:r>
            <w:proofErr w:type="spellStart"/>
            <w:r>
              <w:rPr>
                <w:sz w:val="22"/>
                <w:szCs w:val="22"/>
              </w:rPr>
              <w:t>sequence</w:t>
            </w:r>
            <w:proofErr w:type="spellEnd"/>
            <w:r>
              <w:rPr>
                <w:sz w:val="22"/>
                <w:szCs w:val="22"/>
              </w:rPr>
              <w:t xml:space="preserve"> </w:t>
            </w:r>
            <w:proofErr w:type="spellStart"/>
            <w:r>
              <w:rPr>
                <w:sz w:val="22"/>
                <w:szCs w:val="22"/>
              </w:rPr>
              <w:t>length</w:t>
            </w:r>
            <w:proofErr w:type="spellEnd"/>
          </w:p>
        </w:tc>
        <w:tc>
          <w:tcPr>
            <w:tcW w:w="234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D164803" w14:textId="77777777" w:rsidR="00B711C2" w:rsidRDefault="00B711C2">
            <w:pPr>
              <w:pStyle w:val="Normal1"/>
            </w:pPr>
            <w:r>
              <w:rPr>
                <w:sz w:val="22"/>
                <w:szCs w:val="22"/>
              </w:rPr>
              <w:t xml:space="preserve">128 </w:t>
            </w:r>
            <w:proofErr w:type="spellStart"/>
            <w:r>
              <w:rPr>
                <w:sz w:val="22"/>
                <w:szCs w:val="22"/>
              </w:rPr>
              <w:t>tokens</w:t>
            </w:r>
            <w:proofErr w:type="spellEnd"/>
          </w:p>
        </w:tc>
        <w:tc>
          <w:tcPr>
            <w:tcW w:w="356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AD57AEC" w14:textId="77777777" w:rsidR="00B711C2" w:rsidRDefault="00B711C2">
            <w:pPr>
              <w:pStyle w:val="Normal1"/>
            </w:pPr>
            <w:r>
              <w:rPr>
                <w:sz w:val="22"/>
                <w:szCs w:val="22"/>
              </w:rPr>
              <w:t>Đủ cho câu lệnh nhà thông minh</w:t>
            </w:r>
          </w:p>
        </w:tc>
      </w:tr>
      <w:tr w:rsidR="004413D0" w14:paraId="15298644" w14:textId="77777777" w:rsidTr="00B11658">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28542925" w14:textId="77777777" w:rsidR="00B711C2" w:rsidRDefault="00B711C2">
            <w:pPr>
              <w:pStyle w:val="Normal1"/>
            </w:pPr>
            <w:proofErr w:type="spellStart"/>
            <w:r>
              <w:rPr>
                <w:sz w:val="22"/>
                <w:szCs w:val="22"/>
              </w:rPr>
              <w:t>Optimizer</w:t>
            </w:r>
            <w:proofErr w:type="spellEnd"/>
          </w:p>
        </w:tc>
        <w:tc>
          <w:tcPr>
            <w:tcW w:w="234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FBB4436" w14:textId="77777777" w:rsidR="00B711C2" w:rsidRDefault="00B711C2">
            <w:pPr>
              <w:pStyle w:val="Normal1"/>
            </w:pPr>
            <w:proofErr w:type="spellStart"/>
            <w:r>
              <w:rPr>
                <w:sz w:val="22"/>
                <w:szCs w:val="22"/>
              </w:rPr>
              <w:t>AdamW</w:t>
            </w:r>
            <w:proofErr w:type="spellEnd"/>
          </w:p>
        </w:tc>
        <w:tc>
          <w:tcPr>
            <w:tcW w:w="356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0E34A84F" w14:textId="77777777" w:rsidR="00B711C2" w:rsidRDefault="00B711C2">
            <w:pPr>
              <w:pStyle w:val="Normal1"/>
            </w:pPr>
            <w:proofErr w:type="spellStart"/>
            <w:r>
              <w:rPr>
                <w:sz w:val="22"/>
                <w:szCs w:val="22"/>
              </w:rPr>
              <w:t>Weight</w:t>
            </w:r>
            <w:proofErr w:type="spellEnd"/>
            <w:r>
              <w:rPr>
                <w:sz w:val="22"/>
                <w:szCs w:val="22"/>
              </w:rPr>
              <w:t xml:space="preserve"> </w:t>
            </w:r>
            <w:proofErr w:type="spellStart"/>
            <w:r>
              <w:rPr>
                <w:sz w:val="22"/>
                <w:szCs w:val="22"/>
              </w:rPr>
              <w:t>decay</w:t>
            </w:r>
            <w:proofErr w:type="spellEnd"/>
            <w:r>
              <w:rPr>
                <w:sz w:val="22"/>
                <w:szCs w:val="22"/>
              </w:rPr>
              <w:t xml:space="preserve"> = 0.01</w:t>
            </w:r>
          </w:p>
        </w:tc>
      </w:tr>
      <w:tr w:rsidR="004413D0" w14:paraId="1754BC83" w14:textId="77777777" w:rsidTr="00B11658">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75108E94" w14:textId="77777777" w:rsidR="00B711C2" w:rsidRDefault="00B711C2">
            <w:pPr>
              <w:pStyle w:val="Normal1"/>
            </w:pPr>
            <w:proofErr w:type="spellStart"/>
            <w:r>
              <w:rPr>
                <w:sz w:val="22"/>
                <w:szCs w:val="22"/>
              </w:rPr>
              <w:t>Warmup</w:t>
            </w:r>
            <w:proofErr w:type="spellEnd"/>
            <w:r>
              <w:rPr>
                <w:sz w:val="22"/>
                <w:szCs w:val="22"/>
              </w:rPr>
              <w:t xml:space="preserve"> </w:t>
            </w:r>
            <w:proofErr w:type="spellStart"/>
            <w:r>
              <w:rPr>
                <w:sz w:val="22"/>
                <w:szCs w:val="22"/>
              </w:rPr>
              <w:t>steps</w:t>
            </w:r>
            <w:proofErr w:type="spellEnd"/>
          </w:p>
        </w:tc>
        <w:tc>
          <w:tcPr>
            <w:tcW w:w="234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173AC698" w14:textId="77777777" w:rsidR="00B711C2" w:rsidRDefault="00B711C2">
            <w:pPr>
              <w:pStyle w:val="Normal1"/>
            </w:pPr>
            <w:r>
              <w:rPr>
                <w:sz w:val="22"/>
                <w:szCs w:val="22"/>
              </w:rPr>
              <w:t>500</w:t>
            </w:r>
          </w:p>
        </w:tc>
        <w:tc>
          <w:tcPr>
            <w:tcW w:w="356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4E16E64" w14:textId="77777777" w:rsidR="00B711C2" w:rsidRDefault="00B711C2">
            <w:pPr>
              <w:pStyle w:val="Normal1"/>
            </w:pPr>
            <w:r>
              <w:rPr>
                <w:sz w:val="22"/>
                <w:szCs w:val="22"/>
              </w:rPr>
              <w:t>Tránh bất ổn đầu huấn luyện</w:t>
            </w:r>
          </w:p>
        </w:tc>
      </w:tr>
      <w:tr w:rsidR="004413D0" w14:paraId="044476B0" w14:textId="77777777" w:rsidTr="00B11658">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28D09A53" w14:textId="77777777" w:rsidR="00B711C2" w:rsidRDefault="00B711C2">
            <w:pPr>
              <w:pStyle w:val="Normal1"/>
            </w:pPr>
            <w:proofErr w:type="spellStart"/>
            <w:r>
              <w:rPr>
                <w:sz w:val="22"/>
                <w:szCs w:val="22"/>
              </w:rPr>
              <w:t>Dropout</w:t>
            </w:r>
            <w:proofErr w:type="spellEnd"/>
          </w:p>
        </w:tc>
        <w:tc>
          <w:tcPr>
            <w:tcW w:w="234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5BD267C" w14:textId="77777777" w:rsidR="00B711C2" w:rsidRDefault="00B711C2">
            <w:pPr>
              <w:pStyle w:val="Normal1"/>
            </w:pPr>
            <w:r>
              <w:rPr>
                <w:sz w:val="22"/>
                <w:szCs w:val="22"/>
              </w:rPr>
              <w:t>0.1</w:t>
            </w:r>
          </w:p>
        </w:tc>
        <w:tc>
          <w:tcPr>
            <w:tcW w:w="356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47A5610" w14:textId="77777777" w:rsidR="00B711C2" w:rsidRDefault="00B711C2">
            <w:pPr>
              <w:pStyle w:val="Normal1"/>
            </w:pPr>
            <w:r>
              <w:rPr>
                <w:sz w:val="22"/>
                <w:szCs w:val="22"/>
              </w:rPr>
              <w:t xml:space="preserve">Tránh </w:t>
            </w:r>
            <w:proofErr w:type="spellStart"/>
            <w:r>
              <w:rPr>
                <w:sz w:val="22"/>
                <w:szCs w:val="22"/>
              </w:rPr>
              <w:t>overfitting</w:t>
            </w:r>
            <w:proofErr w:type="spellEnd"/>
          </w:p>
        </w:tc>
      </w:tr>
      <w:tr w:rsidR="004413D0" w14:paraId="72BED7B8" w14:textId="77777777" w:rsidTr="00B11658">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5189ED5E" w14:textId="77777777" w:rsidR="00B711C2" w:rsidRDefault="00B711C2">
            <w:pPr>
              <w:pStyle w:val="Normal1"/>
            </w:pPr>
            <w:proofErr w:type="spellStart"/>
            <w:r>
              <w:rPr>
                <w:sz w:val="22"/>
                <w:szCs w:val="22"/>
              </w:rPr>
              <w:t>Device</w:t>
            </w:r>
            <w:proofErr w:type="spellEnd"/>
          </w:p>
        </w:tc>
        <w:tc>
          <w:tcPr>
            <w:tcW w:w="234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364082A" w14:textId="77777777" w:rsidR="00B711C2" w:rsidRDefault="00B711C2">
            <w:pPr>
              <w:pStyle w:val="Normal1"/>
            </w:pPr>
            <w:r>
              <w:rPr>
                <w:sz w:val="22"/>
                <w:szCs w:val="22"/>
              </w:rPr>
              <w:t>GPU (CUDA)</w:t>
            </w:r>
          </w:p>
        </w:tc>
        <w:tc>
          <w:tcPr>
            <w:tcW w:w="356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1F9A0502" w14:textId="77777777" w:rsidR="00B711C2" w:rsidRDefault="00B711C2">
            <w:pPr>
              <w:pStyle w:val="Normal1"/>
            </w:pPr>
            <w:r>
              <w:rPr>
                <w:sz w:val="22"/>
                <w:szCs w:val="22"/>
              </w:rPr>
              <w:t>NVIDIA GPU hỗ trợ CUDA</w:t>
            </w:r>
          </w:p>
        </w:tc>
      </w:tr>
    </w:tbl>
    <w:p w14:paraId="1E669E50" w14:textId="77777777" w:rsidR="00B711C2" w:rsidRDefault="00B711C2" w:rsidP="006252A8">
      <w:pPr>
        <w:pStyle w:val="Heading41"/>
        <w:numPr>
          <w:ilvl w:val="0"/>
          <w:numId w:val="31"/>
        </w:numPr>
        <w:spacing w:line="360" w:lineRule="auto"/>
        <w:rPr>
          <w:b/>
          <w:bCs/>
          <w:iCs/>
        </w:rPr>
      </w:pPr>
      <w:r>
        <w:rPr>
          <w:b/>
          <w:bCs/>
          <w:iCs/>
        </w:rPr>
        <w:t xml:space="preserve">Đánh giá mô hình </w:t>
      </w:r>
      <w:proofErr w:type="spellStart"/>
      <w:r>
        <w:rPr>
          <w:b/>
          <w:bCs/>
          <w:iCs/>
        </w:rPr>
        <w:t>Intent</w:t>
      </w:r>
      <w:proofErr w:type="spellEnd"/>
      <w:r>
        <w:rPr>
          <w:b/>
          <w:bCs/>
          <w:iCs/>
        </w:rPr>
        <w:t xml:space="preserve"> </w:t>
      </w:r>
      <w:proofErr w:type="spellStart"/>
      <w:r>
        <w:rPr>
          <w:b/>
          <w:bCs/>
          <w:iCs/>
        </w:rPr>
        <w:t>Classification</w:t>
      </w:r>
      <w:proofErr w:type="spellEnd"/>
    </w:p>
    <w:p w14:paraId="61D42F43" w14:textId="77777777" w:rsidR="00B711C2" w:rsidRDefault="00B711C2" w:rsidP="00B711C2">
      <w:pPr>
        <w:pStyle w:val="txtNoiDung01"/>
      </w:pPr>
      <w:r>
        <w:t>Sau quá trình huấn luyện và fine-tuning, mô hình được đánh giá trên tập test độc lập gồm 1.200 câu lệnh chưa từng xuất hiện trong quá trình huấn luyện. Kết quả đánh giá theo từng lớp ý định được trình bày trong bảng dưới đây:</w:t>
      </w:r>
    </w:p>
    <w:p w14:paraId="24261321" w14:textId="44F99205" w:rsidR="00B711C2" w:rsidRDefault="00B711C2" w:rsidP="00B11658">
      <w:pPr>
        <w:pStyle w:val="txtHinhCaption"/>
        <w:rPr>
          <w:color w:val="000000"/>
        </w:rPr>
      </w:pPr>
      <w:r>
        <w:rPr>
          <w:color w:val="000000"/>
        </w:rPr>
        <w:t xml:space="preserve">Bảng </w:t>
      </w:r>
      <w:r w:rsidR="00B11658">
        <w:rPr>
          <w:color w:val="000000"/>
          <w:lang w:val="en-US"/>
        </w:rPr>
        <w:t>5</w:t>
      </w:r>
      <w:r>
        <w:rPr>
          <w:color w:val="000000"/>
        </w:rPr>
        <w:t>. Kết quả đánh giá mô hình Intent Classification trên tập test</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1560"/>
        <w:gridCol w:w="1560"/>
        <w:gridCol w:w="1560"/>
        <w:gridCol w:w="1181"/>
      </w:tblGrid>
      <w:tr w:rsidR="004413D0" w14:paraId="747F8559" w14:textId="77777777">
        <w:tc>
          <w:tcPr>
            <w:tcW w:w="2928"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63B8A124" w14:textId="77777777" w:rsidR="00B711C2" w:rsidRDefault="00B711C2">
            <w:pPr>
              <w:pStyle w:val="Normal1"/>
              <w:jc w:val="center"/>
            </w:pPr>
            <w:r>
              <w:rPr>
                <w:b/>
                <w:bCs/>
                <w:color w:val="FFFFFF"/>
                <w:sz w:val="22"/>
                <w:szCs w:val="22"/>
              </w:rPr>
              <w:t>Lớp ý định (</w:t>
            </w:r>
            <w:proofErr w:type="spellStart"/>
            <w:r>
              <w:rPr>
                <w:b/>
                <w:bCs/>
                <w:color w:val="FFFFFF"/>
                <w:sz w:val="22"/>
                <w:szCs w:val="22"/>
              </w:rPr>
              <w:t>Intent</w:t>
            </w:r>
            <w:proofErr w:type="spellEnd"/>
            <w:r>
              <w:rPr>
                <w:b/>
                <w:bCs/>
                <w:color w:val="FFFFFF"/>
                <w:sz w:val="22"/>
                <w:szCs w:val="22"/>
              </w:rPr>
              <w:t>)</w:t>
            </w:r>
          </w:p>
        </w:tc>
        <w:tc>
          <w:tcPr>
            <w:tcW w:w="1560"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3D0ADF35" w14:textId="77777777" w:rsidR="00B711C2" w:rsidRDefault="00B711C2">
            <w:pPr>
              <w:pStyle w:val="Normal1"/>
              <w:jc w:val="center"/>
            </w:pPr>
            <w:proofErr w:type="spellStart"/>
            <w:r>
              <w:rPr>
                <w:b/>
                <w:bCs/>
                <w:color w:val="FFFFFF"/>
                <w:sz w:val="22"/>
                <w:szCs w:val="22"/>
              </w:rPr>
              <w:t>Precision</w:t>
            </w:r>
            <w:proofErr w:type="spellEnd"/>
          </w:p>
        </w:tc>
        <w:tc>
          <w:tcPr>
            <w:tcW w:w="1560"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6521DB21" w14:textId="77777777" w:rsidR="00B711C2" w:rsidRDefault="00B711C2">
            <w:pPr>
              <w:pStyle w:val="Normal1"/>
              <w:jc w:val="center"/>
            </w:pPr>
            <w:proofErr w:type="spellStart"/>
            <w:r>
              <w:rPr>
                <w:b/>
                <w:bCs/>
                <w:color w:val="FFFFFF"/>
                <w:sz w:val="22"/>
                <w:szCs w:val="22"/>
              </w:rPr>
              <w:t>Recall</w:t>
            </w:r>
            <w:proofErr w:type="spellEnd"/>
          </w:p>
        </w:tc>
        <w:tc>
          <w:tcPr>
            <w:tcW w:w="1560"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5EE069E3" w14:textId="77777777" w:rsidR="00B711C2" w:rsidRDefault="00B711C2">
            <w:pPr>
              <w:pStyle w:val="Normal1"/>
              <w:jc w:val="center"/>
            </w:pPr>
            <w:r>
              <w:rPr>
                <w:b/>
                <w:bCs/>
                <w:color w:val="FFFFFF"/>
                <w:sz w:val="22"/>
                <w:szCs w:val="22"/>
              </w:rPr>
              <w:t>F1-Score</w:t>
            </w:r>
          </w:p>
        </w:tc>
        <w:tc>
          <w:tcPr>
            <w:tcW w:w="1181"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624B0EB1" w14:textId="77777777" w:rsidR="00B711C2" w:rsidRDefault="00B711C2">
            <w:pPr>
              <w:pStyle w:val="Normal1"/>
              <w:jc w:val="center"/>
            </w:pPr>
            <w:r>
              <w:rPr>
                <w:b/>
                <w:bCs/>
                <w:color w:val="FFFFFF"/>
                <w:sz w:val="22"/>
                <w:szCs w:val="22"/>
              </w:rPr>
              <w:t xml:space="preserve">Số mẫu </w:t>
            </w:r>
            <w:proofErr w:type="spellStart"/>
            <w:r>
              <w:rPr>
                <w:b/>
                <w:bCs/>
                <w:color w:val="FFFFFF"/>
                <w:sz w:val="22"/>
                <w:szCs w:val="22"/>
              </w:rPr>
              <w:t>test</w:t>
            </w:r>
            <w:proofErr w:type="spellEnd"/>
          </w:p>
        </w:tc>
      </w:tr>
      <w:tr w:rsidR="004413D0" w14:paraId="4D0C08A2" w14:textId="77777777">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5B2B9A7F" w14:textId="77777777" w:rsidR="00B711C2" w:rsidRDefault="00B711C2">
            <w:pPr>
              <w:pStyle w:val="Normal1"/>
            </w:pPr>
            <w:r>
              <w:rPr>
                <w:sz w:val="22"/>
                <w:szCs w:val="22"/>
              </w:rPr>
              <w:t>TURN_ON</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2D2DB05" w14:textId="77777777" w:rsidR="00B711C2" w:rsidRDefault="00B711C2">
            <w:pPr>
              <w:pStyle w:val="Normal1"/>
              <w:jc w:val="center"/>
            </w:pPr>
            <w:r>
              <w:rPr>
                <w:sz w:val="22"/>
                <w:szCs w:val="22"/>
              </w:rPr>
              <w:t>97.2%</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E292356" w14:textId="77777777" w:rsidR="00B711C2" w:rsidRDefault="00B711C2">
            <w:pPr>
              <w:pStyle w:val="Normal1"/>
              <w:jc w:val="center"/>
            </w:pPr>
            <w:r>
              <w:rPr>
                <w:sz w:val="22"/>
                <w:szCs w:val="22"/>
              </w:rPr>
              <w:t>96.8%</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B3D6FE2" w14:textId="77777777" w:rsidR="00B711C2" w:rsidRDefault="00B711C2">
            <w:pPr>
              <w:pStyle w:val="Normal1"/>
              <w:jc w:val="center"/>
            </w:pPr>
            <w:r>
              <w:rPr>
                <w:sz w:val="22"/>
                <w:szCs w:val="22"/>
              </w:rPr>
              <w:t>97.0%</w:t>
            </w:r>
          </w:p>
        </w:tc>
        <w:tc>
          <w:tcPr>
            <w:tcW w:w="118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EFA228B" w14:textId="77777777" w:rsidR="00B711C2" w:rsidRDefault="00B711C2">
            <w:pPr>
              <w:pStyle w:val="Normal1"/>
              <w:jc w:val="center"/>
            </w:pPr>
            <w:r>
              <w:rPr>
                <w:sz w:val="22"/>
                <w:szCs w:val="22"/>
              </w:rPr>
              <w:t>250</w:t>
            </w:r>
          </w:p>
        </w:tc>
      </w:tr>
      <w:tr w:rsidR="004413D0" w14:paraId="41C6B943" w14:textId="77777777">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61B41C65" w14:textId="77777777" w:rsidR="00B711C2" w:rsidRDefault="00B711C2">
            <w:pPr>
              <w:pStyle w:val="Normal1"/>
            </w:pPr>
            <w:r>
              <w:rPr>
                <w:sz w:val="22"/>
                <w:szCs w:val="22"/>
              </w:rPr>
              <w:t>TURN_OFF</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5B23DF5" w14:textId="77777777" w:rsidR="00B711C2" w:rsidRDefault="00B711C2">
            <w:pPr>
              <w:pStyle w:val="Normal1"/>
              <w:jc w:val="center"/>
            </w:pPr>
            <w:r>
              <w:rPr>
                <w:sz w:val="22"/>
                <w:szCs w:val="22"/>
              </w:rPr>
              <w:t>96.5%</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1FFD618" w14:textId="77777777" w:rsidR="00B711C2" w:rsidRDefault="00B711C2">
            <w:pPr>
              <w:pStyle w:val="Normal1"/>
              <w:jc w:val="center"/>
            </w:pPr>
            <w:r>
              <w:rPr>
                <w:sz w:val="22"/>
                <w:szCs w:val="22"/>
              </w:rPr>
              <w:t>97.1%</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EC51463" w14:textId="77777777" w:rsidR="00B711C2" w:rsidRDefault="00B711C2">
            <w:pPr>
              <w:pStyle w:val="Normal1"/>
              <w:jc w:val="center"/>
            </w:pPr>
            <w:r>
              <w:rPr>
                <w:sz w:val="22"/>
                <w:szCs w:val="22"/>
              </w:rPr>
              <w:t>96.8%</w:t>
            </w:r>
          </w:p>
        </w:tc>
        <w:tc>
          <w:tcPr>
            <w:tcW w:w="118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9ABE040" w14:textId="77777777" w:rsidR="00B711C2" w:rsidRDefault="00B711C2">
            <w:pPr>
              <w:pStyle w:val="Normal1"/>
              <w:jc w:val="center"/>
            </w:pPr>
            <w:r>
              <w:rPr>
                <w:sz w:val="22"/>
                <w:szCs w:val="22"/>
              </w:rPr>
              <w:t>250</w:t>
            </w:r>
          </w:p>
        </w:tc>
      </w:tr>
      <w:tr w:rsidR="004413D0" w14:paraId="3698C2A7" w14:textId="77777777">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7FBE1A26" w14:textId="77777777" w:rsidR="00B711C2" w:rsidRDefault="00B711C2">
            <w:pPr>
              <w:pStyle w:val="Normal1"/>
            </w:pPr>
            <w:r>
              <w:rPr>
                <w:sz w:val="22"/>
                <w:szCs w:val="22"/>
              </w:rPr>
              <w:t>SET_VALUE</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AFE29B4" w14:textId="77777777" w:rsidR="00B711C2" w:rsidRDefault="00B711C2">
            <w:pPr>
              <w:pStyle w:val="Normal1"/>
              <w:jc w:val="center"/>
            </w:pPr>
            <w:r>
              <w:rPr>
                <w:sz w:val="22"/>
                <w:szCs w:val="22"/>
              </w:rPr>
              <w:t>93.4%</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392A8A5" w14:textId="77777777" w:rsidR="00B711C2" w:rsidRDefault="00B711C2">
            <w:pPr>
              <w:pStyle w:val="Normal1"/>
              <w:jc w:val="center"/>
            </w:pPr>
            <w:r>
              <w:rPr>
                <w:sz w:val="22"/>
                <w:szCs w:val="22"/>
              </w:rPr>
              <w:t>91.7%</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C5C9C01" w14:textId="77777777" w:rsidR="00B711C2" w:rsidRDefault="00B711C2">
            <w:pPr>
              <w:pStyle w:val="Normal1"/>
              <w:jc w:val="center"/>
            </w:pPr>
            <w:r>
              <w:rPr>
                <w:sz w:val="22"/>
                <w:szCs w:val="22"/>
              </w:rPr>
              <w:t>92.5%</w:t>
            </w:r>
          </w:p>
        </w:tc>
        <w:tc>
          <w:tcPr>
            <w:tcW w:w="118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7D9B8F1" w14:textId="77777777" w:rsidR="00B711C2" w:rsidRDefault="00B711C2">
            <w:pPr>
              <w:pStyle w:val="Normal1"/>
              <w:jc w:val="center"/>
            </w:pPr>
            <w:r>
              <w:rPr>
                <w:sz w:val="22"/>
                <w:szCs w:val="22"/>
              </w:rPr>
              <w:t>180</w:t>
            </w:r>
          </w:p>
        </w:tc>
      </w:tr>
      <w:tr w:rsidR="004413D0" w14:paraId="38F9C289" w14:textId="77777777">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1D7056FD" w14:textId="77777777" w:rsidR="00B711C2" w:rsidRDefault="00B711C2">
            <w:pPr>
              <w:pStyle w:val="Normal1"/>
            </w:pPr>
            <w:r>
              <w:rPr>
                <w:sz w:val="22"/>
                <w:szCs w:val="22"/>
              </w:rPr>
              <w:t>QUERY_STATUS</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79C5E4F9" w14:textId="77777777" w:rsidR="00B711C2" w:rsidRDefault="00B711C2">
            <w:pPr>
              <w:pStyle w:val="Normal1"/>
              <w:jc w:val="center"/>
            </w:pPr>
            <w:r>
              <w:rPr>
                <w:sz w:val="22"/>
                <w:szCs w:val="22"/>
              </w:rPr>
              <w:t>95.1%</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7EE2615" w14:textId="77777777" w:rsidR="00B711C2" w:rsidRDefault="00B711C2">
            <w:pPr>
              <w:pStyle w:val="Normal1"/>
              <w:jc w:val="center"/>
            </w:pPr>
            <w:r>
              <w:rPr>
                <w:sz w:val="22"/>
                <w:szCs w:val="22"/>
              </w:rPr>
              <w:t>94.3%</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637D6C2" w14:textId="77777777" w:rsidR="00B711C2" w:rsidRDefault="00B711C2">
            <w:pPr>
              <w:pStyle w:val="Normal1"/>
              <w:jc w:val="center"/>
            </w:pPr>
            <w:r>
              <w:rPr>
                <w:sz w:val="22"/>
                <w:szCs w:val="22"/>
              </w:rPr>
              <w:t>94.7%</w:t>
            </w:r>
          </w:p>
        </w:tc>
        <w:tc>
          <w:tcPr>
            <w:tcW w:w="118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736B63A" w14:textId="77777777" w:rsidR="00B711C2" w:rsidRDefault="00B711C2">
            <w:pPr>
              <w:pStyle w:val="Normal1"/>
              <w:jc w:val="center"/>
            </w:pPr>
            <w:r>
              <w:rPr>
                <w:sz w:val="22"/>
                <w:szCs w:val="22"/>
              </w:rPr>
              <w:t>150</w:t>
            </w:r>
          </w:p>
        </w:tc>
      </w:tr>
      <w:tr w:rsidR="004413D0" w14:paraId="70378BD2" w14:textId="77777777">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60A8D816" w14:textId="77777777" w:rsidR="00B711C2" w:rsidRDefault="00B711C2">
            <w:pPr>
              <w:pStyle w:val="Normal1"/>
            </w:pPr>
            <w:r>
              <w:rPr>
                <w:sz w:val="22"/>
                <w:szCs w:val="22"/>
              </w:rPr>
              <w:t>QUERY_SENSOR</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876A76C" w14:textId="77777777" w:rsidR="00B711C2" w:rsidRDefault="00B711C2">
            <w:pPr>
              <w:pStyle w:val="Normal1"/>
              <w:jc w:val="center"/>
            </w:pPr>
            <w:r>
              <w:rPr>
                <w:sz w:val="22"/>
                <w:szCs w:val="22"/>
              </w:rPr>
              <w:t>94.8%</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0B01B580" w14:textId="77777777" w:rsidR="00B711C2" w:rsidRDefault="00B711C2">
            <w:pPr>
              <w:pStyle w:val="Normal1"/>
              <w:jc w:val="center"/>
            </w:pPr>
            <w:r>
              <w:rPr>
                <w:sz w:val="22"/>
                <w:szCs w:val="22"/>
              </w:rPr>
              <w:t>95.2%</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B9CAC1E" w14:textId="77777777" w:rsidR="00B711C2" w:rsidRDefault="00B711C2">
            <w:pPr>
              <w:pStyle w:val="Normal1"/>
              <w:jc w:val="center"/>
            </w:pPr>
            <w:r>
              <w:rPr>
                <w:sz w:val="22"/>
                <w:szCs w:val="22"/>
              </w:rPr>
              <w:t>95.0%</w:t>
            </w:r>
          </w:p>
        </w:tc>
        <w:tc>
          <w:tcPr>
            <w:tcW w:w="118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483D2B7" w14:textId="77777777" w:rsidR="00B711C2" w:rsidRDefault="00B711C2">
            <w:pPr>
              <w:pStyle w:val="Normal1"/>
              <w:jc w:val="center"/>
            </w:pPr>
            <w:r>
              <w:rPr>
                <w:sz w:val="22"/>
                <w:szCs w:val="22"/>
              </w:rPr>
              <w:t>120</w:t>
            </w:r>
          </w:p>
        </w:tc>
      </w:tr>
      <w:tr w:rsidR="004413D0" w14:paraId="4D844598" w14:textId="77777777">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1DFBF339" w14:textId="77777777" w:rsidR="00B711C2" w:rsidRDefault="00B711C2">
            <w:pPr>
              <w:pStyle w:val="Normal1"/>
            </w:pPr>
            <w:r>
              <w:rPr>
                <w:sz w:val="22"/>
                <w:szCs w:val="22"/>
              </w:rPr>
              <w:t>SCENE_ACTIVATE</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5AE95F7" w14:textId="77777777" w:rsidR="00B711C2" w:rsidRDefault="00B711C2">
            <w:pPr>
              <w:pStyle w:val="Normal1"/>
              <w:jc w:val="center"/>
            </w:pPr>
            <w:r>
              <w:rPr>
                <w:sz w:val="22"/>
                <w:szCs w:val="22"/>
              </w:rPr>
              <w:t>91.2%</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75BC10C6" w14:textId="77777777" w:rsidR="00B711C2" w:rsidRDefault="00B711C2">
            <w:pPr>
              <w:pStyle w:val="Normal1"/>
              <w:jc w:val="center"/>
            </w:pPr>
            <w:r>
              <w:rPr>
                <w:sz w:val="22"/>
                <w:szCs w:val="22"/>
              </w:rPr>
              <w:t>90.5%</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ADC7949" w14:textId="77777777" w:rsidR="00B711C2" w:rsidRDefault="00B711C2">
            <w:pPr>
              <w:pStyle w:val="Normal1"/>
              <w:jc w:val="center"/>
            </w:pPr>
            <w:r>
              <w:rPr>
                <w:sz w:val="22"/>
                <w:szCs w:val="22"/>
              </w:rPr>
              <w:t>90.8%</w:t>
            </w:r>
          </w:p>
        </w:tc>
        <w:tc>
          <w:tcPr>
            <w:tcW w:w="118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0725BB04" w14:textId="77777777" w:rsidR="00B711C2" w:rsidRDefault="00B711C2">
            <w:pPr>
              <w:pStyle w:val="Normal1"/>
              <w:jc w:val="center"/>
            </w:pPr>
            <w:r>
              <w:rPr>
                <w:sz w:val="22"/>
                <w:szCs w:val="22"/>
              </w:rPr>
              <w:t>100</w:t>
            </w:r>
          </w:p>
        </w:tc>
      </w:tr>
      <w:tr w:rsidR="004413D0" w14:paraId="7E891669" w14:textId="77777777">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666EBA73" w14:textId="77777777" w:rsidR="00B711C2" w:rsidRDefault="00B711C2">
            <w:pPr>
              <w:pStyle w:val="Normal1"/>
            </w:pPr>
            <w:r>
              <w:rPr>
                <w:sz w:val="22"/>
                <w:szCs w:val="22"/>
              </w:rPr>
              <w:t>ALERT_QUERY</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0F3ACA3" w14:textId="77777777" w:rsidR="00B711C2" w:rsidRDefault="00B711C2">
            <w:pPr>
              <w:pStyle w:val="Normal1"/>
              <w:jc w:val="center"/>
            </w:pPr>
            <w:r>
              <w:rPr>
                <w:sz w:val="22"/>
                <w:szCs w:val="22"/>
              </w:rPr>
              <w:t>98.5%</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F32C167" w14:textId="77777777" w:rsidR="00B711C2" w:rsidRDefault="00B711C2">
            <w:pPr>
              <w:pStyle w:val="Normal1"/>
              <w:jc w:val="center"/>
            </w:pPr>
            <w:r>
              <w:rPr>
                <w:sz w:val="22"/>
                <w:szCs w:val="22"/>
              </w:rPr>
              <w:t>97.9%</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932849B" w14:textId="77777777" w:rsidR="00B711C2" w:rsidRDefault="00B711C2">
            <w:pPr>
              <w:pStyle w:val="Normal1"/>
              <w:jc w:val="center"/>
            </w:pPr>
            <w:r>
              <w:rPr>
                <w:sz w:val="22"/>
                <w:szCs w:val="22"/>
              </w:rPr>
              <w:t>98.2%</w:t>
            </w:r>
          </w:p>
        </w:tc>
        <w:tc>
          <w:tcPr>
            <w:tcW w:w="118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215EF45" w14:textId="77777777" w:rsidR="00B711C2" w:rsidRDefault="00B711C2">
            <w:pPr>
              <w:pStyle w:val="Normal1"/>
              <w:jc w:val="center"/>
            </w:pPr>
            <w:r>
              <w:rPr>
                <w:sz w:val="22"/>
                <w:szCs w:val="22"/>
              </w:rPr>
              <w:t>80</w:t>
            </w:r>
          </w:p>
        </w:tc>
      </w:tr>
      <w:tr w:rsidR="004413D0" w14:paraId="0CDB77A1" w14:textId="77777777">
        <w:tc>
          <w:tcPr>
            <w:tcW w:w="2928"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6C2DAD02" w14:textId="77777777" w:rsidR="00B711C2" w:rsidRDefault="00B711C2">
            <w:pPr>
              <w:pStyle w:val="Normal1"/>
            </w:pPr>
            <w:r>
              <w:rPr>
                <w:sz w:val="22"/>
                <w:szCs w:val="22"/>
              </w:rPr>
              <w:t>ROUTINE_QUERY</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F53111A" w14:textId="77777777" w:rsidR="00B711C2" w:rsidRDefault="00B711C2">
            <w:pPr>
              <w:pStyle w:val="Normal1"/>
              <w:jc w:val="center"/>
            </w:pPr>
            <w:r>
              <w:rPr>
                <w:sz w:val="22"/>
                <w:szCs w:val="22"/>
              </w:rPr>
              <w:t>92.7%</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0C3D12A" w14:textId="77777777" w:rsidR="00B711C2" w:rsidRDefault="00B711C2">
            <w:pPr>
              <w:pStyle w:val="Normal1"/>
              <w:jc w:val="center"/>
            </w:pPr>
            <w:r>
              <w:rPr>
                <w:sz w:val="22"/>
                <w:szCs w:val="22"/>
              </w:rPr>
              <w:t>91.4%</w:t>
            </w:r>
          </w:p>
        </w:tc>
        <w:tc>
          <w:tcPr>
            <w:tcW w:w="1560"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133BED03" w14:textId="77777777" w:rsidR="00B711C2" w:rsidRDefault="00B711C2">
            <w:pPr>
              <w:pStyle w:val="Normal1"/>
              <w:jc w:val="center"/>
            </w:pPr>
            <w:r>
              <w:rPr>
                <w:sz w:val="22"/>
                <w:szCs w:val="22"/>
              </w:rPr>
              <w:t>92.0%</w:t>
            </w:r>
          </w:p>
        </w:tc>
        <w:tc>
          <w:tcPr>
            <w:tcW w:w="118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7D003AC4" w14:textId="77777777" w:rsidR="00B711C2" w:rsidRDefault="00B711C2">
            <w:pPr>
              <w:pStyle w:val="Normal1"/>
              <w:jc w:val="center"/>
            </w:pPr>
            <w:r>
              <w:rPr>
                <w:sz w:val="22"/>
                <w:szCs w:val="22"/>
              </w:rPr>
              <w:t>70</w:t>
            </w:r>
          </w:p>
        </w:tc>
      </w:tr>
      <w:tr w:rsidR="004413D0" w14:paraId="7CF46E08" w14:textId="77777777">
        <w:trPr>
          <w:trHeight w:val="342"/>
        </w:trPr>
        <w:tc>
          <w:tcPr>
            <w:tcW w:w="2928" w:type="dxa"/>
            <w:tcBorders>
              <w:top w:val="single" w:sz="2" w:space="0" w:color="1F3864"/>
              <w:left w:val="single" w:sz="2" w:space="0" w:color="1F3864"/>
              <w:bottom w:val="single" w:sz="2" w:space="0" w:color="1F3864"/>
              <w:right w:val="single" w:sz="2" w:space="0" w:color="1F3864"/>
            </w:tcBorders>
            <w:shd w:val="clear" w:color="auto" w:fill="D6E4F0"/>
            <w:tcMar>
              <w:top w:w="100" w:type="dxa"/>
              <w:left w:w="150" w:type="dxa"/>
              <w:bottom w:w="100" w:type="dxa"/>
              <w:right w:w="150" w:type="dxa"/>
            </w:tcMar>
            <w:hideMark/>
          </w:tcPr>
          <w:p w14:paraId="5A8909DE" w14:textId="77777777" w:rsidR="00B711C2" w:rsidRDefault="00B711C2">
            <w:pPr>
              <w:pStyle w:val="Normal1"/>
            </w:pPr>
            <w:r>
              <w:rPr>
                <w:b/>
                <w:bCs/>
                <w:sz w:val="22"/>
                <w:szCs w:val="22"/>
              </w:rPr>
              <w:t>Trung bình (</w:t>
            </w:r>
            <w:proofErr w:type="spellStart"/>
            <w:r>
              <w:rPr>
                <w:b/>
                <w:bCs/>
                <w:sz w:val="22"/>
                <w:szCs w:val="22"/>
              </w:rPr>
              <w:t>Macro</w:t>
            </w:r>
            <w:proofErr w:type="spellEnd"/>
            <w:r>
              <w:rPr>
                <w:b/>
                <w:bCs/>
                <w:sz w:val="22"/>
                <w:szCs w:val="22"/>
              </w:rPr>
              <w:t xml:space="preserve"> </w:t>
            </w:r>
            <w:proofErr w:type="spellStart"/>
            <w:r>
              <w:rPr>
                <w:b/>
                <w:bCs/>
                <w:sz w:val="22"/>
                <w:szCs w:val="22"/>
              </w:rPr>
              <w:t>avg</w:t>
            </w:r>
            <w:proofErr w:type="spellEnd"/>
            <w:r>
              <w:rPr>
                <w:b/>
                <w:bCs/>
                <w:sz w:val="22"/>
                <w:szCs w:val="22"/>
              </w:rPr>
              <w:t>)</w:t>
            </w:r>
          </w:p>
        </w:tc>
        <w:tc>
          <w:tcPr>
            <w:tcW w:w="1560" w:type="dxa"/>
            <w:tcBorders>
              <w:top w:val="single" w:sz="2" w:space="0" w:color="1F3864"/>
              <w:left w:val="nil"/>
              <w:bottom w:val="single" w:sz="2" w:space="0" w:color="1F3864"/>
              <w:right w:val="single" w:sz="2" w:space="0" w:color="1F3864"/>
            </w:tcBorders>
            <w:shd w:val="clear" w:color="auto" w:fill="D6E4F0"/>
            <w:tcMar>
              <w:top w:w="100" w:type="dxa"/>
              <w:left w:w="150" w:type="dxa"/>
              <w:bottom w:w="100" w:type="dxa"/>
              <w:right w:w="150" w:type="dxa"/>
            </w:tcMar>
            <w:hideMark/>
          </w:tcPr>
          <w:p w14:paraId="564C7432" w14:textId="77777777" w:rsidR="00B711C2" w:rsidRDefault="00B711C2">
            <w:pPr>
              <w:pStyle w:val="Normal1"/>
              <w:jc w:val="center"/>
            </w:pPr>
            <w:r>
              <w:rPr>
                <w:b/>
                <w:bCs/>
                <w:sz w:val="22"/>
                <w:szCs w:val="22"/>
              </w:rPr>
              <w:t>94.9%</w:t>
            </w:r>
          </w:p>
        </w:tc>
        <w:tc>
          <w:tcPr>
            <w:tcW w:w="1560" w:type="dxa"/>
            <w:tcBorders>
              <w:top w:val="single" w:sz="2" w:space="0" w:color="1F3864"/>
              <w:left w:val="nil"/>
              <w:bottom w:val="single" w:sz="2" w:space="0" w:color="1F3864"/>
              <w:right w:val="single" w:sz="2" w:space="0" w:color="1F3864"/>
            </w:tcBorders>
            <w:shd w:val="clear" w:color="auto" w:fill="D6E4F0"/>
            <w:tcMar>
              <w:top w:w="100" w:type="dxa"/>
              <w:left w:w="150" w:type="dxa"/>
              <w:bottom w:w="100" w:type="dxa"/>
              <w:right w:w="150" w:type="dxa"/>
            </w:tcMar>
            <w:hideMark/>
          </w:tcPr>
          <w:p w14:paraId="4E12873E" w14:textId="77777777" w:rsidR="00B711C2" w:rsidRDefault="00B711C2">
            <w:pPr>
              <w:pStyle w:val="Normal1"/>
              <w:jc w:val="center"/>
            </w:pPr>
            <w:r>
              <w:rPr>
                <w:b/>
                <w:bCs/>
                <w:sz w:val="22"/>
                <w:szCs w:val="22"/>
              </w:rPr>
              <w:t>94.4%</w:t>
            </w:r>
          </w:p>
        </w:tc>
        <w:tc>
          <w:tcPr>
            <w:tcW w:w="1560" w:type="dxa"/>
            <w:tcBorders>
              <w:top w:val="single" w:sz="2" w:space="0" w:color="1F3864"/>
              <w:left w:val="nil"/>
              <w:bottom w:val="single" w:sz="2" w:space="0" w:color="1F3864"/>
              <w:right w:val="single" w:sz="2" w:space="0" w:color="1F3864"/>
            </w:tcBorders>
            <w:shd w:val="clear" w:color="auto" w:fill="D6E4F0"/>
            <w:tcMar>
              <w:top w:w="100" w:type="dxa"/>
              <w:left w:w="150" w:type="dxa"/>
              <w:bottom w:w="100" w:type="dxa"/>
              <w:right w:w="150" w:type="dxa"/>
            </w:tcMar>
            <w:hideMark/>
          </w:tcPr>
          <w:p w14:paraId="37DB30A3" w14:textId="77777777" w:rsidR="00B711C2" w:rsidRDefault="00B711C2">
            <w:pPr>
              <w:pStyle w:val="Normal1"/>
              <w:jc w:val="center"/>
            </w:pPr>
            <w:r>
              <w:rPr>
                <w:b/>
                <w:bCs/>
                <w:sz w:val="22"/>
                <w:szCs w:val="22"/>
              </w:rPr>
              <w:t>94.6%</w:t>
            </w:r>
          </w:p>
        </w:tc>
        <w:tc>
          <w:tcPr>
            <w:tcW w:w="1181" w:type="dxa"/>
            <w:tcBorders>
              <w:top w:val="single" w:sz="2" w:space="0" w:color="1F3864"/>
              <w:left w:val="nil"/>
              <w:bottom w:val="single" w:sz="2" w:space="0" w:color="1F3864"/>
              <w:right w:val="single" w:sz="2" w:space="0" w:color="1F3864"/>
            </w:tcBorders>
            <w:shd w:val="clear" w:color="auto" w:fill="D6E4F0"/>
            <w:tcMar>
              <w:top w:w="100" w:type="dxa"/>
              <w:left w:w="150" w:type="dxa"/>
              <w:bottom w:w="100" w:type="dxa"/>
              <w:right w:w="150" w:type="dxa"/>
            </w:tcMar>
            <w:hideMark/>
          </w:tcPr>
          <w:p w14:paraId="6EE5B242" w14:textId="77777777" w:rsidR="00B711C2" w:rsidRDefault="00B711C2">
            <w:pPr>
              <w:pStyle w:val="Normal1"/>
              <w:jc w:val="center"/>
            </w:pPr>
            <w:r>
              <w:rPr>
                <w:b/>
                <w:bCs/>
                <w:sz w:val="22"/>
                <w:szCs w:val="22"/>
              </w:rPr>
              <w:t>1.200</w:t>
            </w:r>
          </w:p>
        </w:tc>
      </w:tr>
    </w:tbl>
    <w:p w14:paraId="482E2403" w14:textId="77777777" w:rsidR="00B711C2" w:rsidRDefault="00B711C2" w:rsidP="00B711C2">
      <w:pPr>
        <w:pStyle w:val="txtNoiDung01"/>
        <w:rPr>
          <w:noProof w:val="0"/>
          <w:szCs w:val="26"/>
        </w:rPr>
      </w:pPr>
      <w:r>
        <w:lastRenderedPageBreak/>
        <w:t>Nhận xét: Mô hình đạt F1-Score trung bình 94.6% trên toàn bộ các lớp ý định, cho thấy khả năng phân loại rất tốt. Các lớp TURN_ON, TURN_OFF và ALERT_QUERY đạt kết quả cao nhất do dữ liệu phong phú và cú pháp tương đối đơn giản. Lớp SCENE_ACTIVATE có F1 thấp hơn do các cách diễn đạt đa dạng hơn ("bật phim", "chế độ xem phim", "tối phim"...) và cần thêm dữ liệu huấn luyện.</w:t>
      </w:r>
    </w:p>
    <w:p w14:paraId="0F470541" w14:textId="77777777" w:rsidR="00B711C2" w:rsidRDefault="00B711C2" w:rsidP="006252A8">
      <w:pPr>
        <w:pStyle w:val="Heading41"/>
        <w:numPr>
          <w:ilvl w:val="0"/>
          <w:numId w:val="31"/>
        </w:numPr>
        <w:spacing w:line="360" w:lineRule="auto"/>
        <w:rPr>
          <w:b/>
          <w:bCs/>
          <w:iCs/>
        </w:rPr>
      </w:pPr>
      <w:r>
        <w:rPr>
          <w:b/>
          <w:bCs/>
          <w:iCs/>
        </w:rPr>
        <w:t xml:space="preserve">Đánh giá mô hình </w:t>
      </w:r>
      <w:proofErr w:type="spellStart"/>
      <w:r>
        <w:rPr>
          <w:b/>
          <w:bCs/>
          <w:iCs/>
        </w:rPr>
        <w:t>Entity</w:t>
      </w:r>
      <w:proofErr w:type="spellEnd"/>
      <w:r>
        <w:rPr>
          <w:b/>
          <w:bCs/>
          <w:iCs/>
        </w:rPr>
        <w:t xml:space="preserve"> </w:t>
      </w:r>
      <w:proofErr w:type="spellStart"/>
      <w:r>
        <w:rPr>
          <w:b/>
          <w:bCs/>
          <w:iCs/>
        </w:rPr>
        <w:t>Extraction</w:t>
      </w:r>
      <w:proofErr w:type="spellEnd"/>
    </w:p>
    <w:p w14:paraId="32A13DAB" w14:textId="77777777" w:rsidR="00B711C2" w:rsidRDefault="00B711C2" w:rsidP="00B711C2">
      <w:pPr>
        <w:pStyle w:val="txtNoiDung01"/>
      </w:pPr>
      <w:r>
        <w:t>Mô hình trích xuất thực thể sử dụng kiến trúc NER (Named Entity Recognition) với PhoBERT làm encoder và lớp CRF (Conditional Random Field) phía trên để tăng tính nhất quán của nhãn. Kết quả đánh giá trên tập test được trình bày dưới đây:</w:t>
      </w:r>
    </w:p>
    <w:p w14:paraId="2C99FE8D" w14:textId="74E7A632" w:rsidR="00B11658" w:rsidRDefault="00B11658" w:rsidP="00B11658">
      <w:pPr>
        <w:pStyle w:val="txtHinhCaption"/>
      </w:pPr>
      <w:r>
        <w:t>Bảng 5. Kết quả đánh giá mô hình Entity Extraction</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1333"/>
        <w:gridCol w:w="1361"/>
        <w:gridCol w:w="1417"/>
        <w:gridCol w:w="1843"/>
      </w:tblGrid>
      <w:tr w:rsidR="004413D0" w14:paraId="644EEDAC" w14:textId="77777777">
        <w:tc>
          <w:tcPr>
            <w:tcW w:w="2835"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6EC7A5A8" w14:textId="77777777" w:rsidR="00B711C2" w:rsidRDefault="00B711C2">
            <w:pPr>
              <w:pStyle w:val="Normal1"/>
              <w:jc w:val="center"/>
            </w:pPr>
            <w:r>
              <w:rPr>
                <w:b/>
                <w:bCs/>
                <w:color w:val="FFFFFF"/>
                <w:sz w:val="22"/>
                <w:szCs w:val="22"/>
              </w:rPr>
              <w:t>Loại thực thể (</w:t>
            </w:r>
            <w:proofErr w:type="spellStart"/>
            <w:r>
              <w:rPr>
                <w:b/>
                <w:bCs/>
                <w:color w:val="FFFFFF"/>
                <w:sz w:val="22"/>
                <w:szCs w:val="22"/>
              </w:rPr>
              <w:t>Entity</w:t>
            </w:r>
            <w:proofErr w:type="spellEnd"/>
            <w:r>
              <w:rPr>
                <w:b/>
                <w:bCs/>
                <w:color w:val="FFFFFF"/>
                <w:sz w:val="22"/>
                <w:szCs w:val="22"/>
              </w:rPr>
              <w:t>)</w:t>
            </w:r>
          </w:p>
        </w:tc>
        <w:tc>
          <w:tcPr>
            <w:tcW w:w="1333"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7C2B0461" w14:textId="77777777" w:rsidR="00B711C2" w:rsidRDefault="00B711C2">
            <w:pPr>
              <w:pStyle w:val="Normal1"/>
              <w:jc w:val="center"/>
            </w:pPr>
            <w:proofErr w:type="spellStart"/>
            <w:r>
              <w:rPr>
                <w:b/>
                <w:bCs/>
                <w:color w:val="FFFFFF"/>
                <w:sz w:val="22"/>
                <w:szCs w:val="22"/>
              </w:rPr>
              <w:t>Precision</w:t>
            </w:r>
            <w:proofErr w:type="spellEnd"/>
          </w:p>
        </w:tc>
        <w:tc>
          <w:tcPr>
            <w:tcW w:w="1361"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1954023D" w14:textId="77777777" w:rsidR="00B711C2" w:rsidRDefault="00B711C2">
            <w:pPr>
              <w:pStyle w:val="Normal1"/>
              <w:jc w:val="center"/>
            </w:pPr>
            <w:proofErr w:type="spellStart"/>
            <w:r>
              <w:rPr>
                <w:b/>
                <w:bCs/>
                <w:color w:val="FFFFFF"/>
                <w:sz w:val="22"/>
                <w:szCs w:val="22"/>
              </w:rPr>
              <w:t>Recall</w:t>
            </w:r>
            <w:proofErr w:type="spellEnd"/>
          </w:p>
        </w:tc>
        <w:tc>
          <w:tcPr>
            <w:tcW w:w="1417"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46E6A185" w14:textId="77777777" w:rsidR="00B711C2" w:rsidRDefault="00B711C2">
            <w:pPr>
              <w:pStyle w:val="Normal1"/>
              <w:jc w:val="center"/>
            </w:pPr>
            <w:r>
              <w:rPr>
                <w:b/>
                <w:bCs/>
                <w:color w:val="FFFFFF"/>
                <w:sz w:val="22"/>
                <w:szCs w:val="22"/>
              </w:rPr>
              <w:t>F1-Score</w:t>
            </w:r>
          </w:p>
        </w:tc>
        <w:tc>
          <w:tcPr>
            <w:tcW w:w="1843" w:type="dxa"/>
            <w:tcBorders>
              <w:top w:val="single" w:sz="2" w:space="0" w:color="1F3864"/>
              <w:left w:val="nil"/>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18CF5079" w14:textId="77777777" w:rsidR="00B711C2" w:rsidRDefault="00B711C2">
            <w:pPr>
              <w:pStyle w:val="Normal1"/>
              <w:jc w:val="center"/>
            </w:pPr>
            <w:r>
              <w:rPr>
                <w:b/>
                <w:bCs/>
                <w:color w:val="FFFFFF"/>
                <w:sz w:val="22"/>
                <w:szCs w:val="22"/>
              </w:rPr>
              <w:t>Ví dụ</w:t>
            </w:r>
          </w:p>
        </w:tc>
      </w:tr>
      <w:tr w:rsidR="004413D0" w14:paraId="1B873114" w14:textId="77777777" w:rsidTr="00B11658">
        <w:trPr>
          <w:trHeight w:val="412"/>
        </w:trPr>
        <w:tc>
          <w:tcPr>
            <w:tcW w:w="283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4300D6C5" w14:textId="77777777" w:rsidR="00B711C2" w:rsidRDefault="00B711C2">
            <w:pPr>
              <w:pStyle w:val="Normal1"/>
            </w:pPr>
            <w:r>
              <w:rPr>
                <w:sz w:val="22"/>
                <w:szCs w:val="22"/>
              </w:rPr>
              <w:t>DEVICE (Thiết bị)</w:t>
            </w:r>
          </w:p>
        </w:tc>
        <w:tc>
          <w:tcPr>
            <w:tcW w:w="133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123C2401" w14:textId="77777777" w:rsidR="00B711C2" w:rsidRDefault="00B711C2">
            <w:pPr>
              <w:pStyle w:val="Normal1"/>
              <w:jc w:val="center"/>
            </w:pPr>
            <w:r>
              <w:rPr>
                <w:sz w:val="22"/>
                <w:szCs w:val="22"/>
              </w:rPr>
              <w:t>96.3%</w:t>
            </w:r>
          </w:p>
        </w:tc>
        <w:tc>
          <w:tcPr>
            <w:tcW w:w="136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83DE513" w14:textId="77777777" w:rsidR="00B711C2" w:rsidRDefault="00B711C2">
            <w:pPr>
              <w:pStyle w:val="Normal1"/>
              <w:jc w:val="center"/>
            </w:pPr>
            <w:r>
              <w:rPr>
                <w:sz w:val="22"/>
                <w:szCs w:val="22"/>
              </w:rPr>
              <w:t>95.8%</w:t>
            </w:r>
          </w:p>
        </w:tc>
        <w:tc>
          <w:tcPr>
            <w:tcW w:w="1417"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989D1E8" w14:textId="77777777" w:rsidR="00B711C2" w:rsidRDefault="00B711C2">
            <w:pPr>
              <w:pStyle w:val="Normal1"/>
              <w:jc w:val="center"/>
            </w:pPr>
            <w:r>
              <w:rPr>
                <w:sz w:val="22"/>
                <w:szCs w:val="22"/>
              </w:rPr>
              <w:t>96.0%</w:t>
            </w:r>
          </w:p>
        </w:tc>
        <w:tc>
          <w:tcPr>
            <w:tcW w:w="184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746A079" w14:textId="77777777" w:rsidR="00B711C2" w:rsidRDefault="00B711C2">
            <w:pPr>
              <w:pStyle w:val="Normal1"/>
            </w:pPr>
            <w:r>
              <w:rPr>
                <w:sz w:val="22"/>
                <w:szCs w:val="22"/>
              </w:rPr>
              <w:t>đèn, quạt, cửa</w:t>
            </w:r>
          </w:p>
        </w:tc>
      </w:tr>
      <w:tr w:rsidR="004413D0" w14:paraId="2E9BAB09" w14:textId="77777777" w:rsidTr="00B11658">
        <w:trPr>
          <w:trHeight w:val="406"/>
        </w:trPr>
        <w:tc>
          <w:tcPr>
            <w:tcW w:w="283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2C728E0E" w14:textId="77777777" w:rsidR="00B711C2" w:rsidRDefault="00B711C2">
            <w:pPr>
              <w:pStyle w:val="Normal1"/>
            </w:pPr>
            <w:r>
              <w:rPr>
                <w:sz w:val="22"/>
                <w:szCs w:val="22"/>
              </w:rPr>
              <w:t>ROOM (Phòng)</w:t>
            </w:r>
          </w:p>
        </w:tc>
        <w:tc>
          <w:tcPr>
            <w:tcW w:w="133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1C074FF" w14:textId="77777777" w:rsidR="00B711C2" w:rsidRDefault="00B711C2">
            <w:pPr>
              <w:pStyle w:val="Normal1"/>
              <w:jc w:val="center"/>
            </w:pPr>
            <w:r>
              <w:rPr>
                <w:sz w:val="22"/>
                <w:szCs w:val="22"/>
              </w:rPr>
              <w:t>97.1%</w:t>
            </w:r>
          </w:p>
        </w:tc>
        <w:tc>
          <w:tcPr>
            <w:tcW w:w="136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0F55202C" w14:textId="77777777" w:rsidR="00B711C2" w:rsidRDefault="00B711C2">
            <w:pPr>
              <w:pStyle w:val="Normal1"/>
              <w:jc w:val="center"/>
            </w:pPr>
            <w:r>
              <w:rPr>
                <w:sz w:val="22"/>
                <w:szCs w:val="22"/>
              </w:rPr>
              <w:t>96.5%</w:t>
            </w:r>
          </w:p>
        </w:tc>
        <w:tc>
          <w:tcPr>
            <w:tcW w:w="1417"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FC0010A" w14:textId="77777777" w:rsidR="00B711C2" w:rsidRDefault="00B711C2">
            <w:pPr>
              <w:pStyle w:val="Normal1"/>
              <w:jc w:val="center"/>
            </w:pPr>
            <w:r>
              <w:rPr>
                <w:sz w:val="22"/>
                <w:szCs w:val="22"/>
              </w:rPr>
              <w:t>96.8%</w:t>
            </w:r>
          </w:p>
        </w:tc>
        <w:tc>
          <w:tcPr>
            <w:tcW w:w="184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13F4BA4C" w14:textId="77777777" w:rsidR="00B711C2" w:rsidRDefault="00B711C2">
            <w:pPr>
              <w:pStyle w:val="Normal1"/>
            </w:pPr>
            <w:r>
              <w:rPr>
                <w:sz w:val="22"/>
                <w:szCs w:val="22"/>
              </w:rPr>
              <w:t>phòng ngủ, bếp</w:t>
            </w:r>
          </w:p>
        </w:tc>
      </w:tr>
      <w:tr w:rsidR="004413D0" w14:paraId="12F1EF6A" w14:textId="77777777" w:rsidTr="00B11658">
        <w:trPr>
          <w:trHeight w:val="386"/>
        </w:trPr>
        <w:tc>
          <w:tcPr>
            <w:tcW w:w="283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24FD3F4E" w14:textId="77777777" w:rsidR="00B711C2" w:rsidRDefault="00B711C2">
            <w:pPr>
              <w:pStyle w:val="Normal1"/>
            </w:pPr>
            <w:r>
              <w:rPr>
                <w:sz w:val="22"/>
                <w:szCs w:val="22"/>
              </w:rPr>
              <w:t>VALUE (Giá trị số)</w:t>
            </w:r>
          </w:p>
        </w:tc>
        <w:tc>
          <w:tcPr>
            <w:tcW w:w="133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2724E4E" w14:textId="77777777" w:rsidR="00B711C2" w:rsidRDefault="00B711C2">
            <w:pPr>
              <w:pStyle w:val="Normal1"/>
              <w:jc w:val="center"/>
            </w:pPr>
            <w:r>
              <w:rPr>
                <w:sz w:val="22"/>
                <w:szCs w:val="22"/>
              </w:rPr>
              <w:t>94.2%</w:t>
            </w:r>
          </w:p>
        </w:tc>
        <w:tc>
          <w:tcPr>
            <w:tcW w:w="136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1632DE4E" w14:textId="77777777" w:rsidR="00B711C2" w:rsidRDefault="00B711C2">
            <w:pPr>
              <w:pStyle w:val="Normal1"/>
              <w:jc w:val="center"/>
            </w:pPr>
            <w:r>
              <w:rPr>
                <w:sz w:val="22"/>
                <w:szCs w:val="22"/>
              </w:rPr>
              <w:t>93.7%</w:t>
            </w:r>
          </w:p>
        </w:tc>
        <w:tc>
          <w:tcPr>
            <w:tcW w:w="1417"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8871341" w14:textId="77777777" w:rsidR="00B711C2" w:rsidRDefault="00B711C2">
            <w:pPr>
              <w:pStyle w:val="Normal1"/>
              <w:jc w:val="center"/>
            </w:pPr>
            <w:r>
              <w:rPr>
                <w:sz w:val="22"/>
                <w:szCs w:val="22"/>
              </w:rPr>
              <w:t>93.9%</w:t>
            </w:r>
          </w:p>
        </w:tc>
        <w:tc>
          <w:tcPr>
            <w:tcW w:w="184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30FA71F1" w14:textId="77777777" w:rsidR="00B711C2" w:rsidRDefault="00B711C2">
            <w:pPr>
              <w:pStyle w:val="Normal1"/>
            </w:pPr>
            <w:r>
              <w:rPr>
                <w:sz w:val="22"/>
                <w:szCs w:val="22"/>
              </w:rPr>
              <w:t>30 độ, 50%</w:t>
            </w:r>
          </w:p>
        </w:tc>
      </w:tr>
      <w:tr w:rsidR="004413D0" w14:paraId="040616B9" w14:textId="77777777" w:rsidTr="00B11658">
        <w:trPr>
          <w:trHeight w:val="408"/>
        </w:trPr>
        <w:tc>
          <w:tcPr>
            <w:tcW w:w="283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667A6636" w14:textId="77777777" w:rsidR="00B711C2" w:rsidRDefault="00B711C2">
            <w:pPr>
              <w:pStyle w:val="Normal1"/>
            </w:pPr>
            <w:r>
              <w:rPr>
                <w:sz w:val="22"/>
                <w:szCs w:val="22"/>
              </w:rPr>
              <w:t>DEVICE_ID (Số thứ tự)</w:t>
            </w:r>
          </w:p>
        </w:tc>
        <w:tc>
          <w:tcPr>
            <w:tcW w:w="133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00B00202" w14:textId="77777777" w:rsidR="00B711C2" w:rsidRDefault="00B711C2">
            <w:pPr>
              <w:pStyle w:val="Normal1"/>
              <w:jc w:val="center"/>
            </w:pPr>
            <w:r>
              <w:rPr>
                <w:sz w:val="22"/>
                <w:szCs w:val="22"/>
              </w:rPr>
              <w:t>98.0%</w:t>
            </w:r>
          </w:p>
        </w:tc>
        <w:tc>
          <w:tcPr>
            <w:tcW w:w="136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7B49B8C6" w14:textId="77777777" w:rsidR="00B711C2" w:rsidRDefault="00B711C2">
            <w:pPr>
              <w:pStyle w:val="Normal1"/>
              <w:jc w:val="center"/>
            </w:pPr>
            <w:r>
              <w:rPr>
                <w:sz w:val="22"/>
                <w:szCs w:val="22"/>
              </w:rPr>
              <w:t>97.5%</w:t>
            </w:r>
          </w:p>
        </w:tc>
        <w:tc>
          <w:tcPr>
            <w:tcW w:w="1417"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6429105" w14:textId="77777777" w:rsidR="00B711C2" w:rsidRDefault="00B711C2">
            <w:pPr>
              <w:pStyle w:val="Normal1"/>
              <w:jc w:val="center"/>
            </w:pPr>
            <w:r>
              <w:rPr>
                <w:sz w:val="22"/>
                <w:szCs w:val="22"/>
              </w:rPr>
              <w:t>97.7%</w:t>
            </w:r>
          </w:p>
        </w:tc>
        <w:tc>
          <w:tcPr>
            <w:tcW w:w="184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52C25364" w14:textId="77777777" w:rsidR="00B711C2" w:rsidRDefault="00B711C2">
            <w:pPr>
              <w:pStyle w:val="Normal1"/>
            </w:pPr>
            <w:r>
              <w:rPr>
                <w:sz w:val="22"/>
                <w:szCs w:val="22"/>
              </w:rPr>
              <w:t>số 1, quạt 2</w:t>
            </w:r>
          </w:p>
        </w:tc>
      </w:tr>
      <w:tr w:rsidR="004413D0" w14:paraId="32AF4685" w14:textId="77777777" w:rsidTr="00B11658">
        <w:trPr>
          <w:trHeight w:val="416"/>
        </w:trPr>
        <w:tc>
          <w:tcPr>
            <w:tcW w:w="283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78A26031" w14:textId="77777777" w:rsidR="00B711C2" w:rsidRDefault="00B711C2">
            <w:pPr>
              <w:pStyle w:val="Normal1"/>
            </w:pPr>
            <w:r>
              <w:rPr>
                <w:sz w:val="22"/>
                <w:szCs w:val="22"/>
              </w:rPr>
              <w:t>TIME (Thời gian)</w:t>
            </w:r>
          </w:p>
        </w:tc>
        <w:tc>
          <w:tcPr>
            <w:tcW w:w="133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08511F5B" w14:textId="77777777" w:rsidR="00B711C2" w:rsidRDefault="00B711C2">
            <w:pPr>
              <w:pStyle w:val="Normal1"/>
              <w:jc w:val="center"/>
            </w:pPr>
            <w:r>
              <w:rPr>
                <w:sz w:val="22"/>
                <w:szCs w:val="22"/>
              </w:rPr>
              <w:t>91.5%</w:t>
            </w:r>
          </w:p>
        </w:tc>
        <w:tc>
          <w:tcPr>
            <w:tcW w:w="1361"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2B2C9ABC" w14:textId="77777777" w:rsidR="00B711C2" w:rsidRDefault="00B711C2">
            <w:pPr>
              <w:pStyle w:val="Normal1"/>
              <w:jc w:val="center"/>
            </w:pPr>
            <w:r>
              <w:rPr>
                <w:sz w:val="22"/>
                <w:szCs w:val="22"/>
              </w:rPr>
              <w:t>90.8%</w:t>
            </w:r>
          </w:p>
        </w:tc>
        <w:tc>
          <w:tcPr>
            <w:tcW w:w="1417"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6938EC5F" w14:textId="77777777" w:rsidR="00B711C2" w:rsidRDefault="00B711C2">
            <w:pPr>
              <w:pStyle w:val="Normal1"/>
              <w:jc w:val="center"/>
            </w:pPr>
            <w:r>
              <w:rPr>
                <w:sz w:val="22"/>
                <w:szCs w:val="22"/>
              </w:rPr>
              <w:t>91.1%</w:t>
            </w:r>
          </w:p>
        </w:tc>
        <w:tc>
          <w:tcPr>
            <w:tcW w:w="1843" w:type="dxa"/>
            <w:tcBorders>
              <w:top w:val="single" w:sz="2" w:space="0" w:color="CCCCCC"/>
              <w:left w:val="nil"/>
              <w:bottom w:val="single" w:sz="2" w:space="0" w:color="CCCCCC"/>
              <w:right w:val="single" w:sz="2" w:space="0" w:color="CCCCCC"/>
            </w:tcBorders>
            <w:tcMar>
              <w:top w:w="80" w:type="dxa"/>
              <w:left w:w="150" w:type="dxa"/>
              <w:bottom w:w="80" w:type="dxa"/>
              <w:right w:w="150" w:type="dxa"/>
            </w:tcMar>
            <w:hideMark/>
          </w:tcPr>
          <w:p w14:paraId="47D0DCB1" w14:textId="77777777" w:rsidR="00B711C2" w:rsidRDefault="00B711C2">
            <w:pPr>
              <w:pStyle w:val="Normal1"/>
            </w:pPr>
            <w:r>
              <w:rPr>
                <w:sz w:val="22"/>
                <w:szCs w:val="22"/>
              </w:rPr>
              <w:t>6 giờ sáng, tối</w:t>
            </w:r>
          </w:p>
        </w:tc>
      </w:tr>
    </w:tbl>
    <w:p w14:paraId="40E8E357" w14:textId="77777777" w:rsidR="00B711C2" w:rsidRDefault="00B711C2" w:rsidP="00B711C2">
      <w:pPr>
        <w:pStyle w:val="txtNoiDung01"/>
      </w:pPr>
      <w:r>
        <w:t>Nhận xét: Mô hình Entity Extraction đạt kết quả tốt với F1-Score trung bình trên 95% cho các thực thể DEVICE, ROOM và DEVICE_ID. Thực thể TIME có F1 thấp hơn (91.1%) do sự đa dạng trong cách biểu đạt thời gian tiếng Việt ("tối nay", "lúc 6 giờ", "buổi sáng sớm"...). Đây là hướng cải thiện trong giai đoạn tiếp theo.</w:t>
      </w:r>
    </w:p>
    <w:p w14:paraId="4EDAB2AB" w14:textId="77777777" w:rsidR="00B11658" w:rsidRDefault="00B11658" w:rsidP="00B711C2">
      <w:pPr>
        <w:pStyle w:val="txtNoiDung01"/>
      </w:pPr>
    </w:p>
    <w:p w14:paraId="5D9A2B02" w14:textId="77777777" w:rsidR="00B11658" w:rsidRDefault="00B11658" w:rsidP="00B711C2">
      <w:pPr>
        <w:pStyle w:val="txtNoiDung01"/>
      </w:pPr>
    </w:p>
    <w:p w14:paraId="4A6E99C8" w14:textId="77777777" w:rsidR="00B11658" w:rsidRDefault="00B11658" w:rsidP="00B711C2">
      <w:pPr>
        <w:pStyle w:val="txtNoiDung01"/>
      </w:pPr>
    </w:p>
    <w:p w14:paraId="163A6711" w14:textId="77777777" w:rsidR="00B11658" w:rsidRDefault="00B11658" w:rsidP="00B711C2">
      <w:pPr>
        <w:pStyle w:val="txtNoiDung01"/>
      </w:pPr>
    </w:p>
    <w:p w14:paraId="1F8D87B8" w14:textId="77777777" w:rsidR="00B711C2" w:rsidRDefault="00B711C2" w:rsidP="00B711C2">
      <w:pPr>
        <w:pStyle w:val="txtNoiDung01"/>
      </w:pPr>
    </w:p>
    <w:p w14:paraId="46A6C482" w14:textId="2EDB123A" w:rsidR="00FA0DEF" w:rsidRPr="00FA0DEF" w:rsidRDefault="005A36F9" w:rsidP="00FA0DEF">
      <w:pPr>
        <w:pStyle w:val="u2"/>
      </w:pPr>
      <w:bookmarkStart w:id="69" w:name="_Toc230994834"/>
      <w:r>
        <w:lastRenderedPageBreak/>
        <w:t>GIAO DIỆN</w:t>
      </w:r>
      <w:bookmarkEnd w:id="69"/>
    </w:p>
    <w:p w14:paraId="5C4A55C1" w14:textId="0BFA982E" w:rsidR="0051470E" w:rsidRDefault="005A36F9" w:rsidP="00C058C7">
      <w:pPr>
        <w:pStyle w:val="u3"/>
      </w:pPr>
      <w:bookmarkStart w:id="70" w:name="_Toc230994835"/>
      <w:bookmarkStart w:id="71" w:name="_Hlk230994300"/>
      <w:r>
        <w:t>Giao diện</w:t>
      </w:r>
      <w:r w:rsidR="006E17BC">
        <w:t xml:space="preserve"> </w:t>
      </w:r>
      <w:r w:rsidR="00AA34BD">
        <w:t>Trang chủ</w:t>
      </w:r>
      <w:bookmarkEnd w:id="70"/>
    </w:p>
    <w:p w14:paraId="1BB8A955" w14:textId="77777777" w:rsidR="00EB7705" w:rsidRPr="00EB7705" w:rsidRDefault="00EB7705" w:rsidP="00EB7705">
      <w:pPr>
        <w:rPr>
          <w:lang w:eastAsia="x-none"/>
        </w:rPr>
      </w:pPr>
    </w:p>
    <w:bookmarkEnd w:id="71"/>
    <w:p w14:paraId="4DB2C4EF" w14:textId="77777777" w:rsidR="00EB7705" w:rsidRDefault="009F49CB" w:rsidP="00EB7705">
      <w:pPr>
        <w:keepNext/>
        <w:ind w:left="567"/>
      </w:pPr>
      <w:r>
        <w:rPr>
          <w:lang w:eastAsia="x-none"/>
        </w:rPr>
        <w:pict w14:anchorId="7B558600">
          <v:shape id="_x0000_i1044" type="#_x0000_t75" style="width:384pt;height:534pt">
            <v:imagedata r:id="rId40" o:title=""/>
          </v:shape>
        </w:pict>
      </w:r>
    </w:p>
    <w:p w14:paraId="65D2F689" w14:textId="28241CA3" w:rsidR="002C2751" w:rsidRDefault="00EB7705" w:rsidP="00EB7705">
      <w:pPr>
        <w:pStyle w:val="txtHinhCaption"/>
      </w:pPr>
      <w:bookmarkStart w:id="72" w:name="_Toc230995193"/>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w:t>
      </w:r>
      <w:r>
        <w:fldChar w:fldCharType="end"/>
      </w:r>
      <w:r>
        <w:rPr>
          <w:lang w:val="en-US"/>
        </w:rPr>
        <w:t xml:space="preserve">. </w:t>
      </w:r>
      <w:r w:rsidRPr="00D04680">
        <w:rPr>
          <w:lang w:val="en-US"/>
        </w:rPr>
        <w:t>Giao diện trang chủ (1)</w:t>
      </w:r>
      <w:bookmarkEnd w:id="72"/>
    </w:p>
    <w:p w14:paraId="3BB14D93" w14:textId="77777777" w:rsidR="00B11658" w:rsidRDefault="00B11658" w:rsidP="00B11658">
      <w:pPr>
        <w:keepNext/>
        <w:jc w:val="center"/>
        <w:rPr>
          <w:lang w:eastAsia="x-none"/>
        </w:rPr>
      </w:pPr>
    </w:p>
    <w:p w14:paraId="5800332E" w14:textId="77777777" w:rsidR="00B11658" w:rsidRDefault="00B11658" w:rsidP="00B11658">
      <w:pPr>
        <w:keepNext/>
        <w:jc w:val="center"/>
        <w:rPr>
          <w:lang w:eastAsia="x-none"/>
        </w:rPr>
      </w:pPr>
    </w:p>
    <w:p w14:paraId="00C1BD89" w14:textId="77777777" w:rsidR="00EB7705" w:rsidRDefault="009F49CB" w:rsidP="00EB7705">
      <w:pPr>
        <w:keepNext/>
        <w:jc w:val="center"/>
      </w:pPr>
      <w:r>
        <w:rPr>
          <w:lang w:eastAsia="x-none"/>
        </w:rPr>
        <w:pict w14:anchorId="6908B354">
          <v:shape id="_x0000_i1045" type="#_x0000_t75" style="width:390pt;height:570.6pt">
            <v:imagedata r:id="rId41" o:title=""/>
          </v:shape>
        </w:pict>
      </w:r>
    </w:p>
    <w:p w14:paraId="4473266B" w14:textId="12F299F5" w:rsidR="00E6732B" w:rsidRDefault="00EB7705" w:rsidP="00283147">
      <w:pPr>
        <w:pStyle w:val="txtHinhCaption"/>
        <w:spacing w:before="240"/>
      </w:pPr>
      <w:bookmarkStart w:id="73" w:name="_Toc230989342"/>
      <w:bookmarkStart w:id="74" w:name="_Toc230995194"/>
      <w:r>
        <w:t>Hình</w:t>
      </w:r>
      <w:r w:rsidR="002C2751">
        <w:t xml:space="preserve"> </w:t>
      </w:r>
      <w:r w:rsidR="00577900">
        <w:fldChar w:fldCharType="begin"/>
      </w:r>
      <w:r w:rsidR="00577900">
        <w:instrText xml:space="preserve"> STYLEREF 1 \s </w:instrText>
      </w:r>
      <w:r w:rsidR="00577900">
        <w:fldChar w:fldCharType="separate"/>
      </w:r>
      <w:r w:rsidR="00577900">
        <w:t>3</w:t>
      </w:r>
      <w:r w:rsidR="00577900">
        <w:fldChar w:fldCharType="end"/>
      </w:r>
      <w:r w:rsidR="00577900">
        <w:noBreakHyphen/>
      </w:r>
      <w:r>
        <w:fldChar w:fldCharType="begin"/>
      </w:r>
      <w:r>
        <w:instrText xml:space="preserve"> SEQ Hình \* ARABIC \s 1 </w:instrText>
      </w:r>
      <w:r>
        <w:fldChar w:fldCharType="separate"/>
      </w:r>
      <w:r>
        <w:t>2</w:t>
      </w:r>
      <w:r>
        <w:fldChar w:fldCharType="end"/>
      </w:r>
      <w:r>
        <w:rPr>
          <w:lang w:val="en-US"/>
        </w:rPr>
        <w:t>.</w:t>
      </w:r>
      <w:ins w:id="75" w:author="Microsoft Word" w:date="2026-05-30T09:49:00Z">
        <w:r w:rsidR="00577900">
          <w:fldChar w:fldCharType="begin"/>
        </w:r>
        <w:r w:rsidR="00577900">
          <w:instrText xml:space="preserve"> SEQ Hình \* ARABIC \s 1 </w:instrText>
        </w:r>
        <w:r w:rsidR="00577900">
          <w:fldChar w:fldCharType="separate"/>
        </w:r>
        <w:r w:rsidR="00577900">
          <w:t>1</w:t>
        </w:r>
        <w:r w:rsidR="00577900">
          <w:fldChar w:fldCharType="end"/>
        </w:r>
        <w:r w:rsidR="00E641CF">
          <w:rPr>
            <w:lang w:val="en-US"/>
          </w:rPr>
          <w:t>.</w:t>
        </w:r>
      </w:ins>
      <w:r w:rsidR="00E641CF">
        <w:rPr>
          <w:lang w:val="en-US"/>
        </w:rPr>
        <w:t xml:space="preserve"> </w:t>
      </w:r>
      <w:r w:rsidR="00E641CF" w:rsidRPr="00606CB9">
        <w:rPr>
          <w:i w:val="0"/>
          <w:iCs/>
          <w:lang w:val="en-US"/>
        </w:rPr>
        <w:t>Giao diện trang chủ</w:t>
      </w:r>
      <w:bookmarkEnd w:id="73"/>
      <w:r w:rsidRPr="00C85AC3">
        <w:rPr>
          <w:lang w:val="en-US"/>
        </w:rPr>
        <w:t xml:space="preserve"> (</w:t>
      </w:r>
      <w:r>
        <w:rPr>
          <w:lang w:val="en-US"/>
        </w:rPr>
        <w:t>2</w:t>
      </w:r>
      <w:r w:rsidRPr="00C85AC3">
        <w:rPr>
          <w:lang w:val="en-US"/>
        </w:rPr>
        <w:t>)</w:t>
      </w:r>
      <w:bookmarkEnd w:id="74"/>
    </w:p>
    <w:p w14:paraId="1D7AA2A7" w14:textId="02619E15" w:rsidR="002C2751" w:rsidRPr="00606CB9" w:rsidRDefault="00E6732B" w:rsidP="00B11658">
      <w:pPr>
        <w:pStyle w:val="txtHinhCaption"/>
        <w:rPr>
          <w:i w:val="0"/>
          <w:iCs/>
          <w:lang w:eastAsia="x-none"/>
        </w:rPr>
      </w:pPr>
      <w:bookmarkStart w:id="76" w:name="_Toc230989343"/>
      <w:ins w:id="77" w:author="Microsoft Word" w:date="2026-05-30T09:49:00Z">
        <w:r>
          <w:t xml:space="preserve">Hình </w:t>
        </w:r>
        <w:r w:rsidR="00577900">
          <w:fldChar w:fldCharType="begin"/>
        </w:r>
        <w:r w:rsidR="00577900">
          <w:instrText xml:space="preserve"> STYLEREF 1 \s </w:instrText>
        </w:r>
        <w:r w:rsidR="00577900">
          <w:fldChar w:fldCharType="separate"/>
        </w:r>
        <w:r w:rsidR="00577900">
          <w:t>3</w:t>
        </w:r>
        <w:r w:rsidR="00577900">
          <w:fldChar w:fldCharType="end"/>
        </w:r>
        <w:r w:rsidR="00577900">
          <w:noBreakHyphen/>
        </w:r>
        <w:r w:rsidR="00577900">
          <w:fldChar w:fldCharType="begin"/>
        </w:r>
        <w:r w:rsidR="00577900">
          <w:instrText xml:space="preserve"> SEQ Hình \* ARABIC \s 1 </w:instrText>
        </w:r>
        <w:r w:rsidR="00577900">
          <w:fldChar w:fldCharType="separate"/>
        </w:r>
        <w:r w:rsidR="00577900">
          <w:t>2</w:t>
        </w:r>
        <w:r w:rsidR="00577900">
          <w:fldChar w:fldCharType="end"/>
        </w:r>
        <w:r w:rsidR="00E641CF" w:rsidRPr="00E641CF">
          <w:rPr>
            <w:lang w:val="en-US"/>
          </w:rPr>
          <w:t xml:space="preserve"> </w:t>
        </w:r>
        <w:r w:rsidR="00E641CF" w:rsidRPr="00606CB9">
          <w:rPr>
            <w:i w:val="0"/>
            <w:iCs/>
            <w:lang w:val="en-US"/>
          </w:rPr>
          <w:t>Giao diện</w:t>
        </w:r>
        <w:r w:rsidR="007031FD" w:rsidRPr="00606CB9">
          <w:rPr>
            <w:i w:val="0"/>
            <w:iCs/>
            <w:lang w:val="en-US"/>
          </w:rPr>
          <w:t xml:space="preserve"> trang chủ scroll down</w:t>
        </w:r>
      </w:ins>
      <w:bookmarkEnd w:id="76"/>
    </w:p>
    <w:p w14:paraId="6534F0DD" w14:textId="77777777" w:rsidR="00EB7705" w:rsidRDefault="00EB7705" w:rsidP="00B11658">
      <w:pPr>
        <w:pStyle w:val="txtHinhCaption"/>
        <w:rPr>
          <w:lang w:val="en-US"/>
        </w:rPr>
      </w:pPr>
    </w:p>
    <w:p w14:paraId="620E6618" w14:textId="77777777" w:rsidR="00EB7705" w:rsidRPr="00B11658" w:rsidRDefault="00EB7705" w:rsidP="00283147">
      <w:pPr>
        <w:pStyle w:val="txtHinhCaption"/>
        <w:jc w:val="left"/>
        <w:rPr>
          <w:lang w:val="en-US"/>
        </w:rPr>
      </w:pPr>
    </w:p>
    <w:p w14:paraId="4A482396" w14:textId="77777777" w:rsidR="00E6732B" w:rsidRPr="00E6732B" w:rsidRDefault="00E3618A" w:rsidP="00C058C7">
      <w:pPr>
        <w:pStyle w:val="u3"/>
      </w:pPr>
      <w:bookmarkStart w:id="78" w:name="_Toc230994836"/>
      <w:r>
        <w:lastRenderedPageBreak/>
        <w:t xml:space="preserve">Giao diện </w:t>
      </w:r>
      <w:r w:rsidR="00E6732B">
        <w:t>Cài đặt</w:t>
      </w:r>
      <w:bookmarkEnd w:id="78"/>
      <w:r w:rsidR="00E6732B">
        <w:t xml:space="preserve"> </w:t>
      </w:r>
    </w:p>
    <w:p w14:paraId="5AFD998B" w14:textId="77777777" w:rsidR="00EB7705" w:rsidRDefault="00EB7705" w:rsidP="00EB7705"/>
    <w:p w14:paraId="719E0517" w14:textId="77777777" w:rsidR="00EB7705" w:rsidRDefault="009F49CB" w:rsidP="00EB7705">
      <w:pPr>
        <w:keepNext/>
      </w:pPr>
      <w:r>
        <w:pict w14:anchorId="6B719702">
          <v:shape id="_x0000_i1046" type="#_x0000_t75" style="width:390pt;height:546pt">
            <v:imagedata r:id="rId42" o:title=""/>
          </v:shape>
        </w:pict>
      </w:r>
    </w:p>
    <w:p w14:paraId="35860483" w14:textId="4931D63E" w:rsidR="00E6732B" w:rsidRDefault="00EB7705" w:rsidP="00EB7705">
      <w:pPr>
        <w:pStyle w:val="txtHinhCaption"/>
      </w:pPr>
      <w:bookmarkStart w:id="79" w:name="_Toc230995195"/>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3</w:t>
      </w:r>
      <w:r>
        <w:fldChar w:fldCharType="end"/>
      </w:r>
      <w:r>
        <w:rPr>
          <w:lang w:val="en-US"/>
        </w:rPr>
        <w:t>. Giao diện cài đặt</w:t>
      </w:r>
      <w:bookmarkEnd w:id="79"/>
    </w:p>
    <w:p w14:paraId="448C0484" w14:textId="131F3790" w:rsidR="00E3618A" w:rsidRPr="00606CB9" w:rsidRDefault="00E6732B" w:rsidP="00E6732B">
      <w:pPr>
        <w:pStyle w:val="Chuthich"/>
        <w:jc w:val="center"/>
        <w:rPr>
          <w:ins w:id="80" w:author="Microsoft Word" w:date="2026-05-30T09:49:00Z"/>
          <w:i/>
          <w:iCs/>
        </w:rPr>
      </w:pPr>
      <w:bookmarkStart w:id="81" w:name="_Toc230989344"/>
      <w:ins w:id="82" w:author="Microsoft Word" w:date="2026-05-30T09:49:00Z">
        <w:r>
          <w:t xml:space="preserve">Hình </w:t>
        </w:r>
        <w:r w:rsidR="00577900">
          <w:fldChar w:fldCharType="begin"/>
        </w:r>
        <w:r w:rsidR="00577900">
          <w:instrText xml:space="preserve"> STYLEREF 1 \s </w:instrText>
        </w:r>
        <w:r w:rsidR="00577900">
          <w:fldChar w:fldCharType="separate"/>
        </w:r>
        <w:r w:rsidR="00577900">
          <w:t>3</w:t>
        </w:r>
        <w:r w:rsidR="00577900">
          <w:fldChar w:fldCharType="end"/>
        </w:r>
        <w:r w:rsidR="00577900">
          <w:noBreakHyphen/>
        </w:r>
        <w:r w:rsidR="00577900">
          <w:fldChar w:fldCharType="begin"/>
        </w:r>
        <w:r w:rsidR="00577900">
          <w:instrText xml:space="preserve"> SEQ Hình \* ARABIC \s 1 </w:instrText>
        </w:r>
        <w:r w:rsidR="00577900">
          <w:fldChar w:fldCharType="separate"/>
        </w:r>
        <w:r w:rsidR="00577900">
          <w:t>3</w:t>
        </w:r>
        <w:r w:rsidR="00577900">
          <w:fldChar w:fldCharType="end"/>
        </w:r>
        <w:r w:rsidR="007031FD" w:rsidRPr="007031FD">
          <w:rPr>
            <w:lang w:val="en-US"/>
          </w:rPr>
          <w:t xml:space="preserve"> </w:t>
        </w:r>
        <w:r w:rsidR="007031FD" w:rsidRPr="00606CB9">
          <w:rPr>
            <w:i/>
            <w:iCs/>
            <w:lang w:val="en-US"/>
          </w:rPr>
          <w:t>Giao diện cài đặt</w:t>
        </w:r>
        <w:bookmarkEnd w:id="81"/>
      </w:ins>
    </w:p>
    <w:p w14:paraId="70D8F7DE" w14:textId="2DEBA7AB" w:rsidR="00C1348B" w:rsidRDefault="005A36F9" w:rsidP="00C058C7">
      <w:pPr>
        <w:pStyle w:val="u3"/>
      </w:pPr>
      <w:bookmarkStart w:id="83" w:name="_Toc230994837"/>
      <w:r>
        <w:lastRenderedPageBreak/>
        <w:t>Giao diện</w:t>
      </w:r>
      <w:r w:rsidRPr="007F0ED6">
        <w:t xml:space="preserve"> </w:t>
      </w:r>
      <w:r w:rsidR="00AA34BD">
        <w:t>S</w:t>
      </w:r>
      <w:r w:rsidR="003E4A7B">
        <w:t>uggestion</w:t>
      </w:r>
      <w:bookmarkEnd w:id="83"/>
    </w:p>
    <w:p w14:paraId="236923E2" w14:textId="77777777" w:rsidR="00B11658" w:rsidRDefault="00B11658" w:rsidP="00E6732B">
      <w:pPr>
        <w:keepNext/>
        <w:rPr>
          <w:lang w:eastAsia="x-none"/>
        </w:rPr>
      </w:pPr>
    </w:p>
    <w:p w14:paraId="1DDE1D60" w14:textId="77777777" w:rsidR="00EB7705" w:rsidRDefault="009F49CB" w:rsidP="00EB7705">
      <w:pPr>
        <w:keepNext/>
        <w:jc w:val="center"/>
      </w:pPr>
      <w:r>
        <w:rPr>
          <w:lang w:eastAsia="x-none"/>
        </w:rPr>
        <w:pict w14:anchorId="0B567C7D">
          <v:shape id="_x0000_i1047" type="#_x0000_t75" style="width:390pt;height:528pt">
            <v:imagedata r:id="rId43" o:title=""/>
          </v:shape>
        </w:pict>
      </w:r>
    </w:p>
    <w:p w14:paraId="600F39D7" w14:textId="02EF2930" w:rsidR="00E6732B" w:rsidRDefault="00EB7705" w:rsidP="00EB7705">
      <w:pPr>
        <w:pStyle w:val="txtHinhCaption"/>
      </w:pPr>
      <w:bookmarkStart w:id="84" w:name="_Toc230995196"/>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4</w:t>
      </w:r>
      <w:r>
        <w:fldChar w:fldCharType="end"/>
      </w:r>
      <w:r>
        <w:rPr>
          <w:lang w:val="en-US"/>
        </w:rPr>
        <w:t xml:space="preserve">. </w:t>
      </w:r>
      <w:r w:rsidRPr="00B06CC3">
        <w:rPr>
          <w:lang w:val="en-US"/>
        </w:rPr>
        <w:t>Giao diện suggestion</w:t>
      </w:r>
      <w:bookmarkEnd w:id="84"/>
    </w:p>
    <w:p w14:paraId="2E3F7624" w14:textId="50B265F4" w:rsidR="00AA34BD" w:rsidRPr="00606CB9" w:rsidRDefault="00E6732B" w:rsidP="00E6732B">
      <w:pPr>
        <w:pStyle w:val="Chuthich"/>
        <w:jc w:val="center"/>
        <w:rPr>
          <w:ins w:id="85" w:author="Microsoft Word" w:date="2026-05-30T09:49:00Z"/>
          <w:i/>
          <w:iCs/>
          <w:lang w:val="en-US" w:eastAsia="x-none"/>
        </w:rPr>
      </w:pPr>
      <w:bookmarkStart w:id="86" w:name="_Toc230989345"/>
      <w:ins w:id="87" w:author="Microsoft Word" w:date="2026-05-30T09:49:00Z">
        <w:r>
          <w:t xml:space="preserve">Hình </w:t>
        </w:r>
        <w:r w:rsidR="00577900">
          <w:fldChar w:fldCharType="begin"/>
        </w:r>
        <w:r w:rsidR="00577900">
          <w:instrText xml:space="preserve"> STYLEREF 1 \s </w:instrText>
        </w:r>
        <w:r w:rsidR="00577900">
          <w:fldChar w:fldCharType="separate"/>
        </w:r>
        <w:r w:rsidR="00577900">
          <w:t>3</w:t>
        </w:r>
        <w:r w:rsidR="00577900">
          <w:fldChar w:fldCharType="end"/>
        </w:r>
        <w:r w:rsidR="00577900">
          <w:noBreakHyphen/>
        </w:r>
        <w:r w:rsidR="00577900">
          <w:fldChar w:fldCharType="begin"/>
        </w:r>
        <w:r w:rsidR="00577900">
          <w:instrText xml:space="preserve"> SEQ Hình \* ARABIC \s 1 </w:instrText>
        </w:r>
        <w:r w:rsidR="00577900">
          <w:fldChar w:fldCharType="separate"/>
        </w:r>
        <w:r w:rsidR="00577900">
          <w:t>4</w:t>
        </w:r>
        <w:r w:rsidR="00577900">
          <w:fldChar w:fldCharType="end"/>
        </w:r>
        <w:r w:rsidR="007031FD">
          <w:rPr>
            <w:lang w:val="en-US"/>
          </w:rPr>
          <w:t xml:space="preserve"> </w:t>
        </w:r>
        <w:r w:rsidR="007031FD" w:rsidRPr="00606CB9">
          <w:rPr>
            <w:i/>
            <w:iCs/>
            <w:lang w:val="en-US"/>
          </w:rPr>
          <w:t>Giao diện suggestion tab</w:t>
        </w:r>
        <w:bookmarkEnd w:id="86"/>
      </w:ins>
    </w:p>
    <w:p w14:paraId="600AB0A5" w14:textId="3BFADC35" w:rsidR="005A36F9" w:rsidRDefault="005A36F9" w:rsidP="00C058C7">
      <w:pPr>
        <w:pStyle w:val="u3"/>
      </w:pPr>
      <w:bookmarkStart w:id="88" w:name="_Toc230994838"/>
      <w:r>
        <w:lastRenderedPageBreak/>
        <w:t>Giao diện</w:t>
      </w:r>
      <w:r w:rsidRPr="007F0ED6">
        <w:t xml:space="preserve"> </w:t>
      </w:r>
      <w:r w:rsidR="00B311E0">
        <w:t>Phòng</w:t>
      </w:r>
      <w:bookmarkEnd w:id="88"/>
    </w:p>
    <w:p w14:paraId="430AF9BA" w14:textId="77777777" w:rsidR="00B11658" w:rsidRDefault="00B11658" w:rsidP="00E6732B">
      <w:pPr>
        <w:keepNext/>
        <w:rPr>
          <w:lang w:eastAsia="x-none"/>
        </w:rPr>
      </w:pPr>
    </w:p>
    <w:p w14:paraId="624F4D18" w14:textId="77777777" w:rsidR="00EB7705" w:rsidRDefault="009F49CB" w:rsidP="00EB7705">
      <w:pPr>
        <w:keepNext/>
        <w:jc w:val="center"/>
      </w:pPr>
      <w:r>
        <w:rPr>
          <w:lang w:eastAsia="x-none"/>
        </w:rPr>
        <w:pict w14:anchorId="466AFF42">
          <v:shape id="_x0000_i1048" type="#_x0000_t75" style="width:390pt;height:528pt">
            <v:imagedata r:id="rId44" o:title=""/>
          </v:shape>
        </w:pict>
      </w:r>
    </w:p>
    <w:p w14:paraId="06E3DE91" w14:textId="78464E18" w:rsidR="00E6732B" w:rsidRDefault="00EB7705" w:rsidP="00EB7705">
      <w:pPr>
        <w:pStyle w:val="txtHinhCaption"/>
      </w:pPr>
      <w:bookmarkStart w:id="89" w:name="_Toc230995197"/>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5</w:t>
      </w:r>
      <w:r>
        <w:fldChar w:fldCharType="end"/>
      </w:r>
      <w:r>
        <w:rPr>
          <w:lang w:val="en-US"/>
        </w:rPr>
        <w:t xml:space="preserve">. </w:t>
      </w:r>
      <w:r w:rsidRPr="004F50F3">
        <w:rPr>
          <w:lang w:val="en-US"/>
        </w:rPr>
        <w:t>Giao diện phòng</w:t>
      </w:r>
      <w:bookmarkEnd w:id="89"/>
    </w:p>
    <w:p w14:paraId="7500E978" w14:textId="422F1AB7" w:rsidR="00B311E0" w:rsidRPr="007031FD" w:rsidRDefault="00E6732B" w:rsidP="00E6732B">
      <w:pPr>
        <w:pStyle w:val="Chuthich"/>
        <w:jc w:val="center"/>
        <w:rPr>
          <w:ins w:id="90" w:author="Microsoft Word" w:date="2026-05-30T09:49:00Z"/>
          <w:lang w:val="en-US" w:eastAsia="x-none"/>
        </w:rPr>
      </w:pPr>
      <w:bookmarkStart w:id="91" w:name="_Toc230989346"/>
      <w:ins w:id="92" w:author="Microsoft Word" w:date="2026-05-30T09:49:00Z">
        <w:r>
          <w:t xml:space="preserve">Hình </w:t>
        </w:r>
        <w:r w:rsidR="00577900">
          <w:fldChar w:fldCharType="begin"/>
        </w:r>
        <w:r w:rsidR="00577900">
          <w:instrText xml:space="preserve"> STYLEREF 1 \s </w:instrText>
        </w:r>
        <w:r w:rsidR="00577900">
          <w:fldChar w:fldCharType="separate"/>
        </w:r>
        <w:r w:rsidR="00577900">
          <w:t>3</w:t>
        </w:r>
        <w:r w:rsidR="00577900">
          <w:fldChar w:fldCharType="end"/>
        </w:r>
        <w:r w:rsidR="00577900">
          <w:noBreakHyphen/>
        </w:r>
        <w:r w:rsidR="00577900">
          <w:fldChar w:fldCharType="begin"/>
        </w:r>
        <w:r w:rsidR="00577900">
          <w:instrText xml:space="preserve"> SEQ Hình \* ARABIC \s 1 </w:instrText>
        </w:r>
        <w:r w:rsidR="00577900">
          <w:fldChar w:fldCharType="separate"/>
        </w:r>
        <w:r w:rsidR="00577900">
          <w:t>5</w:t>
        </w:r>
        <w:r w:rsidR="00577900">
          <w:fldChar w:fldCharType="end"/>
        </w:r>
        <w:r w:rsidR="007031FD" w:rsidRPr="007031FD">
          <w:rPr>
            <w:lang w:val="en-US"/>
          </w:rPr>
          <w:t xml:space="preserve"> </w:t>
        </w:r>
        <w:r w:rsidR="007031FD" w:rsidRPr="00606CB9">
          <w:rPr>
            <w:i/>
            <w:iCs/>
            <w:lang w:val="en-US"/>
          </w:rPr>
          <w:t>Giao diện</w:t>
        </w:r>
        <w:r w:rsidR="0000250F" w:rsidRPr="00606CB9">
          <w:rPr>
            <w:i/>
            <w:iCs/>
            <w:lang w:val="en-US"/>
          </w:rPr>
          <w:t xml:space="preserve"> </w:t>
        </w:r>
        <w:r w:rsidR="00B54545" w:rsidRPr="00606CB9">
          <w:rPr>
            <w:i/>
            <w:iCs/>
            <w:lang w:val="en-US"/>
          </w:rPr>
          <w:t>phòng tab</w:t>
        </w:r>
        <w:bookmarkEnd w:id="91"/>
      </w:ins>
    </w:p>
    <w:p w14:paraId="5F0299CF" w14:textId="77777777" w:rsidR="00B311E0" w:rsidRDefault="005A36F9" w:rsidP="00C058C7">
      <w:pPr>
        <w:pStyle w:val="u3"/>
      </w:pPr>
      <w:bookmarkStart w:id="93" w:name="_Toc230994839"/>
      <w:r>
        <w:lastRenderedPageBreak/>
        <w:t>Giao diện</w:t>
      </w:r>
      <w:r w:rsidR="00B311E0">
        <w:t xml:space="preserve"> Tự động</w:t>
      </w:r>
      <w:bookmarkEnd w:id="93"/>
    </w:p>
    <w:p w14:paraId="1599F881" w14:textId="77777777" w:rsidR="00B11658" w:rsidRDefault="00B11658" w:rsidP="00E6732B">
      <w:pPr>
        <w:keepNext/>
        <w:rPr>
          <w:lang w:eastAsia="x-none"/>
        </w:rPr>
      </w:pPr>
    </w:p>
    <w:p w14:paraId="38759FEB" w14:textId="77777777" w:rsidR="00EB7705" w:rsidRDefault="009F49CB" w:rsidP="00EB7705">
      <w:pPr>
        <w:keepNext/>
        <w:jc w:val="center"/>
      </w:pPr>
      <w:r>
        <w:rPr>
          <w:lang w:eastAsia="x-none"/>
        </w:rPr>
        <w:pict w14:anchorId="427F98D9">
          <v:shape id="_x0000_i1049" type="#_x0000_t75" style="width:384pt;height:522pt">
            <v:imagedata r:id="rId45" o:title=""/>
          </v:shape>
        </w:pict>
      </w:r>
    </w:p>
    <w:p w14:paraId="7F59A2C9" w14:textId="5ECB6FB0" w:rsidR="00E6732B" w:rsidRDefault="00EB7705" w:rsidP="00EB7705">
      <w:pPr>
        <w:pStyle w:val="txtHinhCaption"/>
      </w:pPr>
      <w:bookmarkStart w:id="94" w:name="_Toc230995198"/>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6</w:t>
      </w:r>
      <w:r>
        <w:fldChar w:fldCharType="end"/>
      </w:r>
      <w:r>
        <w:rPr>
          <w:lang w:val="en-US"/>
        </w:rPr>
        <w:t xml:space="preserve">. </w:t>
      </w:r>
      <w:r w:rsidRPr="00626E4F">
        <w:rPr>
          <w:lang w:val="en-US"/>
        </w:rPr>
        <w:t>Giao diện tự động</w:t>
      </w:r>
      <w:bookmarkEnd w:id="94"/>
    </w:p>
    <w:p w14:paraId="2D3ED9F2" w14:textId="2FC857C7" w:rsidR="00B311E0" w:rsidRPr="00606CB9" w:rsidRDefault="00E6732B" w:rsidP="00E6732B">
      <w:pPr>
        <w:pStyle w:val="Chuthich"/>
        <w:jc w:val="center"/>
        <w:rPr>
          <w:ins w:id="95" w:author="Microsoft Word" w:date="2026-05-30T09:49:00Z"/>
          <w:i/>
          <w:iCs/>
          <w:lang w:val="en-US" w:eastAsia="x-none"/>
        </w:rPr>
      </w:pPr>
      <w:bookmarkStart w:id="96" w:name="_Toc230989347"/>
      <w:ins w:id="97" w:author="Microsoft Word" w:date="2026-05-30T09:49:00Z">
        <w:r>
          <w:t xml:space="preserve">Hình </w:t>
        </w:r>
        <w:r w:rsidR="00577900">
          <w:fldChar w:fldCharType="begin"/>
        </w:r>
        <w:r w:rsidR="00577900">
          <w:instrText xml:space="preserve"> STYLEREF 1 \s </w:instrText>
        </w:r>
        <w:r w:rsidR="00577900">
          <w:fldChar w:fldCharType="separate"/>
        </w:r>
        <w:r w:rsidR="00577900">
          <w:t>3</w:t>
        </w:r>
        <w:r w:rsidR="00577900">
          <w:fldChar w:fldCharType="end"/>
        </w:r>
        <w:r w:rsidR="00577900">
          <w:noBreakHyphen/>
        </w:r>
        <w:r w:rsidR="00577900">
          <w:fldChar w:fldCharType="begin"/>
        </w:r>
        <w:r w:rsidR="00577900">
          <w:instrText xml:space="preserve"> SEQ Hình \* ARABIC \s 1 </w:instrText>
        </w:r>
        <w:r w:rsidR="00577900">
          <w:fldChar w:fldCharType="separate"/>
        </w:r>
        <w:r w:rsidR="00577900">
          <w:t>6</w:t>
        </w:r>
        <w:r w:rsidR="00577900">
          <w:fldChar w:fldCharType="end"/>
        </w:r>
        <w:r w:rsidR="00B54545">
          <w:rPr>
            <w:lang w:val="en-US"/>
          </w:rPr>
          <w:t xml:space="preserve"> </w:t>
        </w:r>
        <w:r w:rsidR="00B54545" w:rsidRPr="00606CB9">
          <w:rPr>
            <w:i/>
            <w:iCs/>
            <w:lang w:val="en-US"/>
          </w:rPr>
          <w:t xml:space="preserve">Giao diện </w:t>
        </w:r>
        <w:r w:rsidR="00672D47" w:rsidRPr="00606CB9">
          <w:rPr>
            <w:i/>
            <w:iCs/>
            <w:lang w:val="en-US"/>
          </w:rPr>
          <w:t>tự động tab</w:t>
        </w:r>
        <w:bookmarkEnd w:id="96"/>
      </w:ins>
    </w:p>
    <w:p w14:paraId="76BE0BEC" w14:textId="517029B3" w:rsidR="006E031D" w:rsidRDefault="006E031D" w:rsidP="00C058C7">
      <w:pPr>
        <w:pStyle w:val="u3"/>
      </w:pPr>
      <w:bookmarkStart w:id="98" w:name="_Toc230994840"/>
      <w:r>
        <w:lastRenderedPageBreak/>
        <w:t>Giao diện An ninh</w:t>
      </w:r>
      <w:bookmarkEnd w:id="98"/>
    </w:p>
    <w:p w14:paraId="5087D62C" w14:textId="77777777" w:rsidR="00B11658" w:rsidRDefault="00B11658" w:rsidP="00B11658">
      <w:pPr>
        <w:keepNext/>
        <w:jc w:val="center"/>
        <w:rPr>
          <w:lang w:eastAsia="x-none"/>
        </w:rPr>
      </w:pPr>
    </w:p>
    <w:p w14:paraId="2363103E" w14:textId="77777777" w:rsidR="00EB7705" w:rsidRDefault="009F49CB" w:rsidP="00EB7705">
      <w:pPr>
        <w:keepNext/>
        <w:jc w:val="center"/>
      </w:pPr>
      <w:r>
        <w:rPr>
          <w:lang w:eastAsia="x-none"/>
        </w:rPr>
        <w:pict w14:anchorId="2DCB6406">
          <v:shape id="_x0000_i1050" type="#_x0000_t75" style="width:390pt;height:528pt">
            <v:imagedata r:id="rId46" o:title=""/>
          </v:shape>
        </w:pict>
      </w:r>
    </w:p>
    <w:p w14:paraId="55E7D3D5" w14:textId="1F50360A" w:rsidR="00E6732B" w:rsidRDefault="00EB7705" w:rsidP="00EB7705">
      <w:pPr>
        <w:pStyle w:val="txtHinhCaption"/>
      </w:pPr>
      <w:bookmarkStart w:id="99" w:name="_Toc230995199"/>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7</w:t>
      </w:r>
      <w:r>
        <w:fldChar w:fldCharType="end"/>
      </w:r>
      <w:r>
        <w:rPr>
          <w:lang w:val="en-US"/>
        </w:rPr>
        <w:t xml:space="preserve">. </w:t>
      </w:r>
      <w:r w:rsidRPr="00954F68">
        <w:rPr>
          <w:lang w:val="en-US"/>
        </w:rPr>
        <w:t xml:space="preserve"> Giao diện an ninh</w:t>
      </w:r>
      <w:bookmarkEnd w:id="99"/>
    </w:p>
    <w:p w14:paraId="5C396A69" w14:textId="77777777" w:rsidR="00E3618A" w:rsidRDefault="00E3618A" w:rsidP="00C058C7">
      <w:pPr>
        <w:pStyle w:val="u3"/>
      </w:pPr>
      <w:bookmarkStart w:id="100" w:name="_Toc230994841"/>
      <w:bookmarkStart w:id="101" w:name="_Toc355590219"/>
      <w:bookmarkStart w:id="102" w:name="_Toc356420255"/>
      <w:bookmarkStart w:id="103" w:name="_Toc356485726"/>
      <w:r>
        <w:lastRenderedPageBreak/>
        <w:t>Giao diện Trợ lý</w:t>
      </w:r>
      <w:bookmarkEnd w:id="100"/>
      <w:r w:rsidRPr="007F0ED6">
        <w:t xml:space="preserve"> </w:t>
      </w:r>
    </w:p>
    <w:p w14:paraId="69B5A048" w14:textId="77777777" w:rsidR="00B11658" w:rsidRDefault="00B11658" w:rsidP="00E6732B">
      <w:pPr>
        <w:keepNext/>
        <w:rPr>
          <w:lang w:eastAsia="x-none"/>
        </w:rPr>
      </w:pPr>
    </w:p>
    <w:p w14:paraId="5419BADB" w14:textId="77777777" w:rsidR="00EB7705" w:rsidRDefault="009F49CB" w:rsidP="00EB7705">
      <w:pPr>
        <w:keepNext/>
        <w:jc w:val="center"/>
      </w:pPr>
      <w:r>
        <w:rPr>
          <w:lang w:eastAsia="x-none"/>
        </w:rPr>
        <w:pict w14:anchorId="092A1170">
          <v:shape id="_x0000_i1051" type="#_x0000_t75" style="width:384pt;height:528pt">
            <v:imagedata r:id="rId47" o:title=""/>
          </v:shape>
        </w:pict>
      </w:r>
    </w:p>
    <w:p w14:paraId="25BFEFF2" w14:textId="00FC6F70" w:rsidR="00E6732B" w:rsidRDefault="00EB7705" w:rsidP="00EB7705">
      <w:pPr>
        <w:pStyle w:val="txtHinhCaption"/>
      </w:pPr>
      <w:bookmarkStart w:id="104" w:name="_Toc230995200"/>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8</w:t>
      </w:r>
      <w:r>
        <w:fldChar w:fldCharType="end"/>
      </w:r>
      <w:r w:rsidRPr="006D0BFE">
        <w:t>. Giao diện trợ lý</w:t>
      </w:r>
      <w:bookmarkEnd w:id="104"/>
    </w:p>
    <w:p w14:paraId="7D2B266B" w14:textId="25CE3EBE" w:rsidR="00E3618A" w:rsidRPr="00AC5A52" w:rsidRDefault="00E6732B" w:rsidP="00EB7705">
      <w:pPr>
        <w:pStyle w:val="txtHinhCaption"/>
        <w:rPr>
          <w:lang w:val="en-US" w:eastAsia="x-none"/>
        </w:rPr>
      </w:pPr>
      <w:bookmarkStart w:id="105" w:name="_Toc230989349"/>
      <w:ins w:id="106" w:author="Microsoft Word" w:date="2026-05-30T09:49:00Z">
        <w:r>
          <w:t xml:space="preserve">Hình </w:t>
        </w:r>
        <w:r w:rsidR="00577900">
          <w:fldChar w:fldCharType="begin"/>
        </w:r>
        <w:r w:rsidR="00577900">
          <w:instrText xml:space="preserve"> STYLEREF 1 \s </w:instrText>
        </w:r>
        <w:r w:rsidR="00577900">
          <w:fldChar w:fldCharType="separate"/>
        </w:r>
        <w:r w:rsidR="00577900">
          <w:t>3</w:t>
        </w:r>
        <w:r w:rsidR="00577900">
          <w:fldChar w:fldCharType="end"/>
        </w:r>
        <w:r w:rsidR="00577900">
          <w:noBreakHyphen/>
        </w:r>
        <w:r w:rsidR="00577900">
          <w:fldChar w:fldCharType="begin"/>
        </w:r>
        <w:r w:rsidR="00577900">
          <w:instrText xml:space="preserve"> SEQ Hình \* ARABIC \s 1 </w:instrText>
        </w:r>
        <w:r w:rsidR="00577900">
          <w:fldChar w:fldCharType="separate"/>
        </w:r>
        <w:r w:rsidR="00577900">
          <w:t>8</w:t>
        </w:r>
        <w:r w:rsidR="00577900">
          <w:fldChar w:fldCharType="end"/>
        </w:r>
        <w:r w:rsidR="00AC5A52">
          <w:rPr>
            <w:lang w:val="en-US"/>
          </w:rPr>
          <w:t xml:space="preserve"> </w:t>
        </w:r>
        <w:r w:rsidR="00AC5A52" w:rsidRPr="00606CB9">
          <w:rPr>
            <w:i w:val="0"/>
            <w:iCs/>
            <w:lang w:val="en-US"/>
          </w:rPr>
          <w:t>Giao diện trợ lý AI</w:t>
        </w:r>
      </w:ins>
      <w:bookmarkEnd w:id="105"/>
    </w:p>
    <w:p w14:paraId="4D14ECB2" w14:textId="77777777" w:rsidR="0025173E" w:rsidRPr="007F0ED6" w:rsidRDefault="0051470E" w:rsidP="00096E3A">
      <w:pPr>
        <w:pStyle w:val="u1"/>
      </w:pPr>
      <w:r w:rsidRPr="007F0ED6">
        <w:br w:type="page"/>
      </w:r>
      <w:bookmarkStart w:id="107" w:name="_Toc230994842"/>
      <w:r w:rsidR="00E11FE2" w:rsidRPr="007F0ED6">
        <w:lastRenderedPageBreak/>
        <w:t>KẾT LUẬN VÀ HƯỚNG PHÁT TRIỂN</w:t>
      </w:r>
      <w:bookmarkEnd w:id="101"/>
      <w:bookmarkEnd w:id="102"/>
      <w:bookmarkEnd w:id="103"/>
      <w:bookmarkEnd w:id="107"/>
    </w:p>
    <w:p w14:paraId="73B468D8" w14:textId="2BA2BCF1" w:rsidR="00F706A0" w:rsidRPr="00096E3A" w:rsidRDefault="00F706A0" w:rsidP="00096E3A">
      <w:pPr>
        <w:pStyle w:val="u2"/>
      </w:pPr>
      <w:bookmarkStart w:id="108" w:name="_Toc230994843"/>
      <w:bookmarkStart w:id="109" w:name="_Toc355590223"/>
      <w:bookmarkStart w:id="110" w:name="_Toc356485728"/>
      <w:r w:rsidRPr="00096E3A">
        <w:t>KẾT QUẢ ĐẠT ĐƯỢC</w:t>
      </w:r>
      <w:bookmarkEnd w:id="108"/>
    </w:p>
    <w:p w14:paraId="2CDD7517" w14:textId="77777777" w:rsidR="006252A8" w:rsidRPr="006252A8" w:rsidRDefault="006252A8" w:rsidP="007C2324">
      <w:pPr>
        <w:spacing w:line="360" w:lineRule="auto"/>
        <w:ind w:firstLine="576"/>
        <w:jc w:val="both"/>
        <w:rPr>
          <w:sz w:val="26"/>
          <w:szCs w:val="26"/>
        </w:rPr>
      </w:pPr>
      <w:r w:rsidRPr="006252A8">
        <w:rPr>
          <w:sz w:val="26"/>
          <w:szCs w:val="26"/>
        </w:rPr>
        <w:t>Sau quá trình khảo sát, phân tích yêu cầu, thiết kế kiến trúc và triển khai thử nghiệm, đồ án đã xây dựng được một hệ thống nhà thông minh có khả năng quản lý thiết bị, thu thập dữ liệu cảm biến, điều khiển theo thời gian thực và học thói quen sử dụng của người dùng. Hệ thống được triển khai theo mô hình nhiều tầng gồm phần cứng IoT, Backend, cơ sở dữ liệu, AI/NLP và ứng dụng di động, qua đó đáp ứng được mục tiêu ban đầu của đề tài là kết hợp Internet vạn vật với các kỹ thuật xử lý dữ liệu để nâng cao tính tiện nghi, an toàn và tự động hóa trong không gian sống.</w:t>
      </w:r>
    </w:p>
    <w:p w14:paraId="46E1B571" w14:textId="77777777" w:rsidR="006252A8" w:rsidRPr="006252A8" w:rsidRDefault="006252A8" w:rsidP="007C2324">
      <w:pPr>
        <w:spacing w:line="360" w:lineRule="auto"/>
        <w:ind w:firstLine="576"/>
        <w:jc w:val="both"/>
        <w:rPr>
          <w:sz w:val="26"/>
          <w:szCs w:val="26"/>
        </w:rPr>
      </w:pPr>
      <w:r w:rsidRPr="006252A8">
        <w:rPr>
          <w:sz w:val="26"/>
          <w:szCs w:val="26"/>
        </w:rPr>
        <w:t>Về mặt phần cứng, nhóm đã thiết kế và kết nối được các thiết bị ngoại vi với Raspberry Pi 3 Model B, bao gồm đèn, quạt, servo cửa, cảm biến nhiệt độ - độ ẩm DHT11, cảm biến khí gas MQ-2, cảm biến siêu âm HC-SR04, cảm biến mưa, cảm biến báo cháy, buzzer và các nút bấm điều khiển thủ công. Các thiết bị được điều khiển thông qua GPIO, relay, PWM và các module cảm biến tương ứng. Nhờ đó, hệ thống có thể mô phỏng tương đối đầy đủ các tình huống thường gặp trong nhà thông minh như bật/tắt thiết bị, mở/đóng cửa, cảnh báo khí gas, cảnh báo khoảng cách, cảnh báo mưa và cập nhật thông số môi trường.</w:t>
      </w:r>
    </w:p>
    <w:p w14:paraId="36B973CB" w14:textId="77777777" w:rsidR="006252A8" w:rsidRPr="006252A8" w:rsidRDefault="006252A8" w:rsidP="007C2324">
      <w:pPr>
        <w:spacing w:line="360" w:lineRule="auto"/>
        <w:ind w:firstLine="576"/>
        <w:jc w:val="both"/>
        <w:rPr>
          <w:sz w:val="26"/>
          <w:szCs w:val="26"/>
        </w:rPr>
      </w:pPr>
      <w:r w:rsidRPr="006252A8">
        <w:rPr>
          <w:sz w:val="26"/>
          <w:szCs w:val="26"/>
        </w:rPr>
        <w:t>Về mặt Backend, đồ án đã xây dựng được hệ thống API bằng FastAPI để xử lý các nghiệp vụ chính như xác thực người dùng, quản lý nhà, phòng, thiết bị, tự động hóa, năng lượng, an ninh, gợi ý thói quen và nhận diện khuôn mặt. Backend giữ vai trò trung tâm trong việc xác thực quyền truy cập, lưu trữ dữ liệu vào cơ sở dữ liệu PostgreSQL, chuyển đổi yêu cầu điều khiển thành lệnh MQTT và phát sự kiện WebSocket đến ứng dụng di động. Cách tổ chức này giúp hệ thống có kiến trúc rõ ràng, dễ mở rộng và dễ bảo trì.</w:t>
      </w:r>
    </w:p>
    <w:p w14:paraId="039BFD4E" w14:textId="77777777" w:rsidR="006252A8" w:rsidRPr="006252A8" w:rsidRDefault="006252A8" w:rsidP="007C2324">
      <w:pPr>
        <w:spacing w:line="360" w:lineRule="auto"/>
        <w:ind w:firstLine="576"/>
        <w:jc w:val="both"/>
        <w:rPr>
          <w:sz w:val="26"/>
          <w:szCs w:val="26"/>
        </w:rPr>
      </w:pPr>
      <w:r w:rsidRPr="006252A8">
        <w:rPr>
          <w:sz w:val="26"/>
          <w:szCs w:val="26"/>
        </w:rPr>
        <w:t xml:space="preserve">Về mặt ứng dụng di động, nhóm đã xây dựng giao diện bằng React Native Expo với các màn hình phục vụ người dùng cuối như trang chủ, quản lý phòng, quản lý thiết bị, tự động hóa, an ninh, gợi ý và trợ lý điều khiển. Ứng dụng cho phép người dùng theo dõi trạng thái nhà, điều khiển thiết bị, xem các thông tin cảm biến và nhận các cập nhật theo thời gian thực. Việc tách chức năng thành nhiều màn hình </w:t>
      </w:r>
      <w:r w:rsidRPr="006252A8">
        <w:rPr>
          <w:sz w:val="26"/>
          <w:szCs w:val="26"/>
        </w:rPr>
        <w:lastRenderedPageBreak/>
        <w:t>giúp người dùng thao tác thuận tiện hơn và phù hợp với cách sử dụng thực tế của một hệ thống smart home.</w:t>
      </w:r>
    </w:p>
    <w:p w14:paraId="1251428D" w14:textId="77777777" w:rsidR="006252A8" w:rsidRPr="006252A8" w:rsidRDefault="006252A8" w:rsidP="007C2324">
      <w:pPr>
        <w:spacing w:line="360" w:lineRule="auto"/>
        <w:ind w:firstLine="360"/>
        <w:jc w:val="both"/>
        <w:rPr>
          <w:sz w:val="26"/>
          <w:szCs w:val="26"/>
        </w:rPr>
      </w:pPr>
      <w:r w:rsidRPr="006252A8">
        <w:rPr>
          <w:sz w:val="26"/>
          <w:szCs w:val="26"/>
        </w:rPr>
        <w:t>Về mặt AI và học thói quen, đồ án đã xây dựng được hướng tiếp cận phân tích dữ liệu sử dụng thiết bị để phát hiện các mẫu hành vi lặp lại, từ đó đưa ra gợi ý hành động phù hợp với ngữ cảnh. Hệ thống cũng tích hợp xử lý ngôn ngữ tự nhiên tiếng Việt nhằm phân loại ý định và trích xuất thực thể từ câu lệnh người dùng, hỗ trợ điều khiển thiết bị bằng ngôn ngữ tự nhiên. Đây là điểm mở rộng quan trọng giúp hệ thống không chỉ dừng lại ở điều khiển thủ công mà còn có khả năng chủ động hỗ trợ người dùng.</w:t>
      </w:r>
    </w:p>
    <w:p w14:paraId="5272CAF4" w14:textId="77777777" w:rsidR="006252A8" w:rsidRPr="006252A8" w:rsidRDefault="006252A8" w:rsidP="007C2324">
      <w:pPr>
        <w:numPr>
          <w:ilvl w:val="0"/>
          <w:numId w:val="47"/>
        </w:numPr>
        <w:spacing w:line="360" w:lineRule="auto"/>
        <w:jc w:val="both"/>
        <w:rPr>
          <w:sz w:val="26"/>
          <w:szCs w:val="26"/>
        </w:rPr>
      </w:pPr>
      <w:r w:rsidRPr="006252A8">
        <w:rPr>
          <w:sz w:val="26"/>
          <w:szCs w:val="26"/>
        </w:rPr>
        <w:t>Xây dựng được mô hình tổng thể của hệ thống nhà thông minh gồm IoT, Backend, Mobile App, AI/NLP và cơ sở dữ liệu.</w:t>
      </w:r>
    </w:p>
    <w:p w14:paraId="18E0C12B" w14:textId="77777777" w:rsidR="006252A8" w:rsidRPr="006252A8" w:rsidRDefault="006252A8" w:rsidP="007C2324">
      <w:pPr>
        <w:numPr>
          <w:ilvl w:val="0"/>
          <w:numId w:val="47"/>
        </w:numPr>
        <w:spacing w:line="360" w:lineRule="auto"/>
        <w:jc w:val="both"/>
        <w:rPr>
          <w:sz w:val="26"/>
          <w:szCs w:val="26"/>
        </w:rPr>
      </w:pPr>
      <w:r w:rsidRPr="006252A8">
        <w:rPr>
          <w:sz w:val="26"/>
          <w:szCs w:val="26"/>
        </w:rPr>
        <w:t>Kết nối và điều khiển được các thiết bị phần cứng thông qua Raspberry Pi, GPIO, relay và servo.</w:t>
      </w:r>
    </w:p>
    <w:p w14:paraId="015F4FE3" w14:textId="77777777" w:rsidR="006252A8" w:rsidRPr="006252A8" w:rsidRDefault="006252A8" w:rsidP="007C2324">
      <w:pPr>
        <w:numPr>
          <w:ilvl w:val="0"/>
          <w:numId w:val="47"/>
        </w:numPr>
        <w:spacing w:line="360" w:lineRule="auto"/>
        <w:jc w:val="both"/>
        <w:rPr>
          <w:sz w:val="26"/>
          <w:szCs w:val="26"/>
        </w:rPr>
      </w:pPr>
      <w:r w:rsidRPr="006252A8">
        <w:rPr>
          <w:sz w:val="26"/>
          <w:szCs w:val="26"/>
        </w:rPr>
        <w:t>Triển khai giao tiếp MQTT hai chiều giữa thiết bị IoT và Backend, đồng thời đồng bộ trạng thái thời gian thực đến ứng dụng qua WebSocket.</w:t>
      </w:r>
    </w:p>
    <w:p w14:paraId="408872F5" w14:textId="77777777" w:rsidR="006252A8" w:rsidRPr="006252A8" w:rsidRDefault="006252A8" w:rsidP="007C2324">
      <w:pPr>
        <w:numPr>
          <w:ilvl w:val="0"/>
          <w:numId w:val="47"/>
        </w:numPr>
        <w:spacing w:line="360" w:lineRule="auto"/>
        <w:jc w:val="both"/>
        <w:rPr>
          <w:sz w:val="26"/>
          <w:szCs w:val="26"/>
        </w:rPr>
      </w:pPr>
      <w:r w:rsidRPr="006252A8">
        <w:rPr>
          <w:sz w:val="26"/>
          <w:szCs w:val="26"/>
        </w:rPr>
        <w:t>Xây dựng các API nghiệp vụ phục vụ xác thực, quản lý nhà/phòng/thiết bị, tự động hóa, năng lượng, an ninh, gợi ý và khuôn mặt.</w:t>
      </w:r>
    </w:p>
    <w:p w14:paraId="4DAF0363" w14:textId="77777777" w:rsidR="006252A8" w:rsidRPr="006252A8" w:rsidRDefault="006252A8" w:rsidP="007C2324">
      <w:pPr>
        <w:numPr>
          <w:ilvl w:val="0"/>
          <w:numId w:val="47"/>
        </w:numPr>
        <w:spacing w:line="360" w:lineRule="auto"/>
        <w:jc w:val="both"/>
        <w:rPr>
          <w:sz w:val="26"/>
          <w:szCs w:val="26"/>
        </w:rPr>
      </w:pPr>
      <w:r w:rsidRPr="006252A8">
        <w:rPr>
          <w:sz w:val="26"/>
          <w:szCs w:val="26"/>
        </w:rPr>
        <w:t>Thiết kế ứng dụng di động có khả năng điều khiển thiết bị, quan sát trạng thái và hỗ trợ các luồng sử dụng chính của người dùng.</w:t>
      </w:r>
    </w:p>
    <w:p w14:paraId="4E21BEDC" w14:textId="77777777" w:rsidR="006252A8" w:rsidRPr="006252A8" w:rsidRDefault="006252A8" w:rsidP="007C2324">
      <w:pPr>
        <w:numPr>
          <w:ilvl w:val="0"/>
          <w:numId w:val="47"/>
        </w:numPr>
        <w:spacing w:line="360" w:lineRule="auto"/>
        <w:jc w:val="both"/>
        <w:rPr>
          <w:sz w:val="26"/>
          <w:szCs w:val="26"/>
        </w:rPr>
      </w:pPr>
      <w:r w:rsidRPr="006252A8">
        <w:rPr>
          <w:sz w:val="26"/>
          <w:szCs w:val="26"/>
        </w:rPr>
        <w:t>Đề xuất và triển khai hướng phân tích thói quen sử dụng thiết bị, làm nền tảng cho chức năng gợi ý thông minh.</w:t>
      </w:r>
    </w:p>
    <w:p w14:paraId="6F8DAD09" w14:textId="3820A1EF" w:rsidR="00BE779F" w:rsidRPr="007C2324" w:rsidRDefault="006252A8" w:rsidP="007C2324">
      <w:pPr>
        <w:numPr>
          <w:ilvl w:val="0"/>
          <w:numId w:val="47"/>
        </w:numPr>
        <w:spacing w:line="360" w:lineRule="auto"/>
        <w:jc w:val="both"/>
        <w:rPr>
          <w:sz w:val="26"/>
          <w:szCs w:val="26"/>
        </w:rPr>
      </w:pPr>
      <w:r w:rsidRPr="006252A8">
        <w:rPr>
          <w:sz w:val="26"/>
          <w:szCs w:val="26"/>
        </w:rPr>
        <w:t>Tích hợp xử lý ngôn ngữ tự nhiên tiếng Việt để hỗ trợ điều khiển thiết bị bằng câu lệnh tự nhiên.</w:t>
      </w:r>
    </w:p>
    <w:p w14:paraId="4F1E7E62" w14:textId="77777777" w:rsidR="00004657" w:rsidRDefault="00004657" w:rsidP="00004657">
      <w:pPr>
        <w:spacing w:line="360" w:lineRule="auto"/>
        <w:jc w:val="both"/>
        <w:rPr>
          <w:sz w:val="26"/>
          <w:szCs w:val="26"/>
        </w:rPr>
      </w:pPr>
    </w:p>
    <w:p w14:paraId="5532FD57" w14:textId="77777777" w:rsidR="00004657" w:rsidRDefault="00004657" w:rsidP="00004657">
      <w:pPr>
        <w:spacing w:line="360" w:lineRule="auto"/>
        <w:jc w:val="both"/>
        <w:rPr>
          <w:sz w:val="26"/>
          <w:szCs w:val="26"/>
        </w:rPr>
      </w:pPr>
    </w:p>
    <w:p w14:paraId="1A98659A" w14:textId="77777777" w:rsidR="00004657" w:rsidRPr="007C2324" w:rsidRDefault="00004657" w:rsidP="00004657">
      <w:pPr>
        <w:spacing w:line="360" w:lineRule="auto"/>
        <w:jc w:val="both"/>
        <w:rPr>
          <w:sz w:val="26"/>
          <w:szCs w:val="26"/>
        </w:rPr>
      </w:pPr>
    </w:p>
    <w:p w14:paraId="4EA97A1A" w14:textId="77777777" w:rsidR="00F706A0" w:rsidRPr="007C2324" w:rsidRDefault="00F706A0" w:rsidP="00096E3A">
      <w:pPr>
        <w:pStyle w:val="u2"/>
      </w:pPr>
      <w:bookmarkStart w:id="111" w:name="_Toc230994844"/>
      <w:r w:rsidRPr="00F706A0">
        <w:lastRenderedPageBreak/>
        <w:t>HẠN CHẾ CỦA ĐỀ TÀI</w:t>
      </w:r>
      <w:bookmarkEnd w:id="111"/>
    </w:p>
    <w:p w14:paraId="33AFE948" w14:textId="77777777" w:rsidR="006D12C8" w:rsidRPr="006D12C8" w:rsidRDefault="006D12C8" w:rsidP="007C2324">
      <w:pPr>
        <w:spacing w:line="360" w:lineRule="auto"/>
        <w:jc w:val="both"/>
        <w:rPr>
          <w:sz w:val="26"/>
          <w:szCs w:val="26"/>
        </w:rPr>
      </w:pPr>
      <w:r w:rsidRPr="006D12C8">
        <w:rPr>
          <w:sz w:val="26"/>
          <w:szCs w:val="26"/>
        </w:rPr>
        <w:t>Bên cạnh những kết quả đã đạt được, hệ thống vẫn còn một số hạn chế nhất định do thời gian triển khai, điều kiện phần cứng và phạm vi thử nghiệm của đồ án. Các hạn chế này là cơ sở để nhóm định hướng cải tiến trong các phiên bản tiếp theo.</w:t>
      </w:r>
    </w:p>
    <w:p w14:paraId="7E9539C8" w14:textId="77777777" w:rsidR="006D12C8" w:rsidRPr="006D12C8" w:rsidRDefault="006D12C8" w:rsidP="007C2324">
      <w:pPr>
        <w:numPr>
          <w:ilvl w:val="0"/>
          <w:numId w:val="48"/>
        </w:numPr>
        <w:spacing w:line="360" w:lineRule="auto"/>
        <w:jc w:val="both"/>
        <w:rPr>
          <w:sz w:val="26"/>
          <w:szCs w:val="26"/>
        </w:rPr>
      </w:pPr>
      <w:r w:rsidRPr="006D12C8">
        <w:rPr>
          <w:sz w:val="26"/>
          <w:szCs w:val="26"/>
        </w:rPr>
        <w:t>Phạm vi thử nghiệm phần cứng còn giới hạn ở mô hình phòng thí nghiệm, chưa được kiểm chứng trong môi trường nhà ở thực tế với nhiều nhiễu, khoảng cách mạng lớn và thời gian vận hành dài.</w:t>
      </w:r>
    </w:p>
    <w:p w14:paraId="3DD6AA90" w14:textId="77777777" w:rsidR="006D12C8" w:rsidRPr="006D12C8" w:rsidRDefault="006D12C8" w:rsidP="007C2324">
      <w:pPr>
        <w:numPr>
          <w:ilvl w:val="0"/>
          <w:numId w:val="48"/>
        </w:numPr>
        <w:spacing w:line="360" w:lineRule="auto"/>
        <w:jc w:val="both"/>
        <w:rPr>
          <w:sz w:val="26"/>
          <w:szCs w:val="26"/>
        </w:rPr>
      </w:pPr>
      <w:r w:rsidRPr="006D12C8">
        <w:rPr>
          <w:sz w:val="26"/>
          <w:szCs w:val="26"/>
        </w:rPr>
        <w:t>Dữ liệu học thói quen người dùng chưa đủ lớn và chưa đủ đa dạng theo nhiều hộ gia đình, nhiều mùa, nhiều khung giờ và nhiều kiểu sinh hoạt khác nhau. Do đó, khả năng gợi ý hiện tại chủ yếu thể hiện ở mức nền tảng và cần thêm dữ liệu thực tế để đánh giá độ chính xác.</w:t>
      </w:r>
    </w:p>
    <w:p w14:paraId="6F5A285B" w14:textId="77777777" w:rsidR="006D12C8" w:rsidRPr="006D12C8" w:rsidRDefault="006D12C8" w:rsidP="007C2324">
      <w:pPr>
        <w:numPr>
          <w:ilvl w:val="0"/>
          <w:numId w:val="48"/>
        </w:numPr>
        <w:spacing w:line="360" w:lineRule="auto"/>
        <w:jc w:val="both"/>
        <w:rPr>
          <w:sz w:val="26"/>
          <w:szCs w:val="26"/>
        </w:rPr>
      </w:pPr>
      <w:r w:rsidRPr="006D12C8">
        <w:rPr>
          <w:sz w:val="26"/>
          <w:szCs w:val="26"/>
        </w:rPr>
        <w:t>Một số chức năng AI như nhận diện khuôn mặt, phân tích hành vi bất thường và xử lý câu lệnh tiếng Việt vẫn phụ thuộc vào chất lượng dữ liệu đầu vào, điều kiện ánh sáng, chất lượng camera và mức độ đa dạng của tập huấn luyện.</w:t>
      </w:r>
    </w:p>
    <w:p w14:paraId="70CB2749" w14:textId="77777777" w:rsidR="006D12C8" w:rsidRPr="006D12C8" w:rsidRDefault="006D12C8" w:rsidP="007C2324">
      <w:pPr>
        <w:numPr>
          <w:ilvl w:val="0"/>
          <w:numId w:val="48"/>
        </w:numPr>
        <w:spacing w:line="360" w:lineRule="auto"/>
        <w:jc w:val="both"/>
        <w:rPr>
          <w:sz w:val="26"/>
          <w:szCs w:val="26"/>
        </w:rPr>
      </w:pPr>
      <w:r w:rsidRPr="006D12C8">
        <w:rPr>
          <w:sz w:val="26"/>
          <w:szCs w:val="26"/>
        </w:rPr>
        <w:t>Cơ chế bảo mật đã có các thành phần cơ bản như JWT, kiểm tra quyền theo nhà và kết nối MQTT có TLS, nhưng vẫn cần được đánh giá sâu hơn về phân quyền thiết bị, quản lý khóa, chống replay attack và bảo vệ dữ liệu nhạy cảm.</w:t>
      </w:r>
    </w:p>
    <w:p w14:paraId="3CAF2204" w14:textId="77777777" w:rsidR="006D12C8" w:rsidRPr="006D12C8" w:rsidRDefault="006D12C8" w:rsidP="007C2324">
      <w:pPr>
        <w:numPr>
          <w:ilvl w:val="0"/>
          <w:numId w:val="48"/>
        </w:numPr>
        <w:spacing w:line="360" w:lineRule="auto"/>
        <w:jc w:val="both"/>
        <w:rPr>
          <w:sz w:val="26"/>
          <w:szCs w:val="26"/>
        </w:rPr>
      </w:pPr>
      <w:r w:rsidRPr="006D12C8">
        <w:rPr>
          <w:sz w:val="26"/>
          <w:szCs w:val="26"/>
        </w:rPr>
        <w:t>Hệ thống chưa triển khai đầy đủ cơ chế giám sát sản xuất như dashboard vận hành, logging tập trung, cảnh báo lỗi theo thời gian thực và kiểm thử tải trên số lượng lớn thiết bị.</w:t>
      </w:r>
    </w:p>
    <w:p w14:paraId="74466793" w14:textId="12D6B29F" w:rsidR="006252A8" w:rsidRPr="00F706A0" w:rsidRDefault="006D12C8" w:rsidP="007C2324">
      <w:pPr>
        <w:numPr>
          <w:ilvl w:val="0"/>
          <w:numId w:val="48"/>
        </w:numPr>
        <w:spacing w:line="360" w:lineRule="auto"/>
        <w:jc w:val="both"/>
        <w:rPr>
          <w:sz w:val="26"/>
          <w:szCs w:val="26"/>
        </w:rPr>
      </w:pPr>
      <w:r w:rsidRPr="006D12C8">
        <w:rPr>
          <w:sz w:val="26"/>
          <w:szCs w:val="26"/>
        </w:rPr>
        <w:t>Ứng dụng di động đã đáp ứng các luồng chính nhưng vẫn cần tiếp tục hoàn thiện trải nghiệm người dùng, xử lý trạng thái mất mạng, trạng thái thiết bị offline và thông báo đẩy trong các tình huống khẩn cấp.</w:t>
      </w:r>
    </w:p>
    <w:p w14:paraId="08B8B810" w14:textId="77777777" w:rsidR="00004657" w:rsidRDefault="00004657" w:rsidP="00004657">
      <w:pPr>
        <w:spacing w:line="360" w:lineRule="auto"/>
        <w:jc w:val="both"/>
        <w:rPr>
          <w:sz w:val="26"/>
          <w:szCs w:val="26"/>
        </w:rPr>
      </w:pPr>
    </w:p>
    <w:p w14:paraId="2C758937" w14:textId="77777777" w:rsidR="00004657" w:rsidRDefault="00004657" w:rsidP="00004657">
      <w:pPr>
        <w:spacing w:line="360" w:lineRule="auto"/>
        <w:jc w:val="both"/>
        <w:rPr>
          <w:sz w:val="26"/>
          <w:szCs w:val="26"/>
        </w:rPr>
      </w:pPr>
    </w:p>
    <w:p w14:paraId="74BF2339" w14:textId="77777777" w:rsidR="00004657" w:rsidRPr="00F706A0" w:rsidRDefault="00004657" w:rsidP="00004657">
      <w:pPr>
        <w:spacing w:line="360" w:lineRule="auto"/>
        <w:jc w:val="both"/>
        <w:rPr>
          <w:sz w:val="26"/>
          <w:szCs w:val="26"/>
        </w:rPr>
      </w:pPr>
    </w:p>
    <w:p w14:paraId="0D550F71" w14:textId="77777777" w:rsidR="00F706A0" w:rsidRPr="002D6906" w:rsidRDefault="00F706A0" w:rsidP="00273447">
      <w:pPr>
        <w:pStyle w:val="u2"/>
      </w:pPr>
      <w:bookmarkStart w:id="112" w:name="_Toc230994845"/>
      <w:r>
        <w:lastRenderedPageBreak/>
        <w:t>HƯỚNG PHÁT TRIỂN</w:t>
      </w:r>
      <w:bookmarkEnd w:id="112"/>
    </w:p>
    <w:p w14:paraId="2FC7A119" w14:textId="77777777" w:rsidR="00AC767E" w:rsidRPr="00AC767E" w:rsidRDefault="00AC767E" w:rsidP="007C2324">
      <w:pPr>
        <w:spacing w:line="360" w:lineRule="auto"/>
        <w:jc w:val="both"/>
        <w:rPr>
          <w:sz w:val="26"/>
          <w:szCs w:val="26"/>
        </w:rPr>
      </w:pPr>
      <w:r w:rsidRPr="00AC767E">
        <w:rPr>
          <w:sz w:val="26"/>
          <w:szCs w:val="26"/>
        </w:rPr>
        <w:t>Từ kết quả và hạn chế nêu trên, đề tài có thể tiếp tục phát triển theo nhiều hướng nhằm tăng tính ổn định, tính thông minh, khả năng mở rộng và mức độ sẵn sàng triển khai thực tế.</w:t>
      </w:r>
    </w:p>
    <w:p w14:paraId="187C1BC5" w14:textId="77777777" w:rsidR="00AC767E" w:rsidRPr="00AC767E" w:rsidRDefault="00AC767E" w:rsidP="007C2324">
      <w:pPr>
        <w:numPr>
          <w:ilvl w:val="0"/>
          <w:numId w:val="52"/>
        </w:numPr>
        <w:spacing w:line="360" w:lineRule="auto"/>
        <w:jc w:val="both"/>
        <w:rPr>
          <w:sz w:val="26"/>
          <w:szCs w:val="26"/>
        </w:rPr>
      </w:pPr>
      <w:r w:rsidRPr="00AC767E">
        <w:rPr>
          <w:sz w:val="26"/>
          <w:szCs w:val="26"/>
        </w:rPr>
        <w:t>Mở rộng quy mô phần cứng bằng cách bổ sung nhiều loại thiết bị hơn như điều hòa, rèm cửa, khóa điện tử, camera IP, cảm biến chuyển động, cảm biến ánh sáng và đồng hồ đo điện năng chuyên dụng.</w:t>
      </w:r>
    </w:p>
    <w:p w14:paraId="6C420651" w14:textId="77777777" w:rsidR="00AC767E" w:rsidRPr="00AC767E" w:rsidRDefault="00AC767E" w:rsidP="007C2324">
      <w:pPr>
        <w:numPr>
          <w:ilvl w:val="0"/>
          <w:numId w:val="52"/>
        </w:numPr>
        <w:spacing w:line="360" w:lineRule="auto"/>
        <w:jc w:val="both"/>
        <w:rPr>
          <w:sz w:val="26"/>
          <w:szCs w:val="26"/>
        </w:rPr>
      </w:pPr>
      <w:r w:rsidRPr="00AC767E">
        <w:rPr>
          <w:sz w:val="26"/>
          <w:szCs w:val="26"/>
        </w:rPr>
        <w:t>Hoàn thiện cơ chế tự động hóa theo ngữ cảnh, cho phép người dùng tạo kịch bản phức tạp hơn dựa trên thời gian, vị trí, trạng thái cảm biến, sự hiện diện của người dùng và thói quen lặp lại.</w:t>
      </w:r>
    </w:p>
    <w:p w14:paraId="3BF942A5" w14:textId="77777777" w:rsidR="00AC767E" w:rsidRPr="00AC767E" w:rsidRDefault="00AC767E" w:rsidP="007C2324">
      <w:pPr>
        <w:numPr>
          <w:ilvl w:val="0"/>
          <w:numId w:val="52"/>
        </w:numPr>
        <w:spacing w:line="360" w:lineRule="auto"/>
        <w:jc w:val="both"/>
        <w:rPr>
          <w:sz w:val="26"/>
          <w:szCs w:val="26"/>
        </w:rPr>
      </w:pPr>
      <w:r w:rsidRPr="00AC767E">
        <w:rPr>
          <w:sz w:val="26"/>
          <w:szCs w:val="26"/>
        </w:rPr>
        <w:t>Nâng cấp mô hình học thói quen bằng cách thu thập dữ liệu dài hạn, áp dụng các kỹ thuật dự báo chuỗi thời gian, phát hiện bất thường và cá nhân hóa theo từng thành viên trong gia đình.</w:t>
      </w:r>
    </w:p>
    <w:p w14:paraId="647E7919" w14:textId="77777777" w:rsidR="00AC767E" w:rsidRPr="00AC767E" w:rsidRDefault="00AC767E" w:rsidP="007C2324">
      <w:pPr>
        <w:numPr>
          <w:ilvl w:val="0"/>
          <w:numId w:val="52"/>
        </w:numPr>
        <w:spacing w:line="360" w:lineRule="auto"/>
        <w:jc w:val="both"/>
        <w:rPr>
          <w:sz w:val="26"/>
          <w:szCs w:val="26"/>
        </w:rPr>
      </w:pPr>
      <w:r w:rsidRPr="00AC767E">
        <w:rPr>
          <w:sz w:val="26"/>
          <w:szCs w:val="26"/>
        </w:rPr>
        <w:t>Cải thiện xử lý ngôn ngữ tự nhiên tiếng Việt bằng cách mở rộng tập dữ liệu câu lệnh, bổ sung nhiều biến thể vùng miền, hỗ trợ hội thoại nhiều lượt và kết hợp với mô hình nhận dạng giọng nói ổn định hơn.</w:t>
      </w:r>
    </w:p>
    <w:p w14:paraId="62F8A705" w14:textId="77777777" w:rsidR="00AC767E" w:rsidRPr="00AC767E" w:rsidRDefault="00AC767E" w:rsidP="007C2324">
      <w:pPr>
        <w:numPr>
          <w:ilvl w:val="0"/>
          <w:numId w:val="52"/>
        </w:numPr>
        <w:spacing w:line="360" w:lineRule="auto"/>
        <w:jc w:val="both"/>
        <w:rPr>
          <w:sz w:val="26"/>
          <w:szCs w:val="26"/>
        </w:rPr>
      </w:pPr>
      <w:r w:rsidRPr="00AC767E">
        <w:rPr>
          <w:sz w:val="26"/>
          <w:szCs w:val="26"/>
        </w:rPr>
        <w:t>Tăng cường bảo mật hệ thống thông qua phân quyền chi tiết theo vai trò, mã hóa dữ liệu nhạy cảm, quản lý token chặt chẽ hơn, giới hạn tốc độ request, kiểm tra nhật ký truy cập và cơ chế xác thực đa yếu tố cho các thao tác quan trọng.</w:t>
      </w:r>
    </w:p>
    <w:p w14:paraId="782C5D14" w14:textId="77777777" w:rsidR="00AC767E" w:rsidRPr="00AC767E" w:rsidRDefault="00AC767E" w:rsidP="007C2324">
      <w:pPr>
        <w:numPr>
          <w:ilvl w:val="0"/>
          <w:numId w:val="52"/>
        </w:numPr>
        <w:spacing w:line="360" w:lineRule="auto"/>
        <w:jc w:val="both"/>
        <w:rPr>
          <w:sz w:val="26"/>
          <w:szCs w:val="26"/>
        </w:rPr>
      </w:pPr>
      <w:r w:rsidRPr="00AC767E">
        <w:rPr>
          <w:sz w:val="26"/>
          <w:szCs w:val="26"/>
        </w:rPr>
        <w:t>Bổ sung push notification cho các sự kiện khẩn cấp như phát hiện khí gas, cháy, mở cửa bất thường, thiết bị tiêu thụ điện quá mức hoặc thiết bị mất kết nối trong thời gian dài.</w:t>
      </w:r>
    </w:p>
    <w:p w14:paraId="58FBC88B" w14:textId="77777777" w:rsidR="00AC767E" w:rsidRPr="00AC767E" w:rsidRDefault="00AC767E" w:rsidP="007C2324">
      <w:pPr>
        <w:numPr>
          <w:ilvl w:val="0"/>
          <w:numId w:val="52"/>
        </w:numPr>
        <w:spacing w:line="360" w:lineRule="auto"/>
        <w:jc w:val="both"/>
        <w:rPr>
          <w:sz w:val="26"/>
          <w:szCs w:val="26"/>
        </w:rPr>
      </w:pPr>
      <w:r w:rsidRPr="00AC767E">
        <w:rPr>
          <w:sz w:val="26"/>
          <w:szCs w:val="26"/>
        </w:rPr>
        <w:t>Triển khai hệ thống giám sát vận hành gồm dashboard theo dõi trạng thái MQTT Broker, số lượng thiết bị online, độ trễ truyền thông, lỗi API, lịch sử cảnh báo và mức sử dụng tài nguyên server.</w:t>
      </w:r>
    </w:p>
    <w:p w14:paraId="4E495523" w14:textId="77777777" w:rsidR="00AC767E" w:rsidRPr="00AC767E" w:rsidRDefault="00AC767E" w:rsidP="007C2324">
      <w:pPr>
        <w:numPr>
          <w:ilvl w:val="0"/>
          <w:numId w:val="52"/>
        </w:numPr>
        <w:spacing w:line="360" w:lineRule="auto"/>
        <w:jc w:val="both"/>
        <w:rPr>
          <w:sz w:val="26"/>
          <w:szCs w:val="26"/>
        </w:rPr>
      </w:pPr>
      <w:r w:rsidRPr="00AC767E">
        <w:rPr>
          <w:sz w:val="26"/>
          <w:szCs w:val="26"/>
        </w:rPr>
        <w:t>Tối ưu ứng dụng mobile theo hướng thân thiện hơn với người dùng cuối, bổ sung chế độ tối, biểu đồ trực quan, lịch sử thao tác, cấu hình phòng/thiết bị dễ dùng và hướng dẫn ghép nối thiết bị mới.</w:t>
      </w:r>
    </w:p>
    <w:p w14:paraId="393D754E" w14:textId="01C044F6" w:rsidR="00683976" w:rsidRPr="002D6BED" w:rsidRDefault="000767D5" w:rsidP="00AB6E31">
      <w:pPr>
        <w:pStyle w:val="txtTieuDe01"/>
      </w:pPr>
      <w:r w:rsidRPr="007F0ED6">
        <w:br w:type="page"/>
      </w:r>
      <w:bookmarkStart w:id="113" w:name="_Toc341293429"/>
      <w:bookmarkStart w:id="114" w:name="_Toc401426450"/>
      <w:bookmarkEnd w:id="109"/>
      <w:bookmarkEnd w:id="110"/>
      <w:r w:rsidR="00683976" w:rsidRPr="007F0ED6">
        <w:lastRenderedPageBreak/>
        <w:t>TÀI LIỆU THAM KHẢO</w:t>
      </w:r>
      <w:bookmarkEnd w:id="113"/>
      <w:bookmarkEnd w:id="114"/>
    </w:p>
    <w:p w14:paraId="164ECC25" w14:textId="77777777" w:rsidR="00D22877" w:rsidRPr="00D22877" w:rsidRDefault="00D22877" w:rsidP="00470F87">
      <w:pPr>
        <w:pStyle w:val="txtTaiLieuThamKhao"/>
        <w:numPr>
          <w:ilvl w:val="0"/>
          <w:numId w:val="54"/>
        </w:numPr>
        <w:jc w:val="left"/>
        <w:rPr>
          <w:lang w:val="en-US"/>
        </w:rPr>
      </w:pPr>
      <w:r w:rsidRPr="00D22877">
        <w:rPr>
          <w:lang w:val="en-US"/>
        </w:rPr>
        <w:t>Aosong Electronics Co., Ltd. (n.d.). DHT11 humidity &amp; temperature sensor datasheet. Retrieved May 29, 2026, from https://datasheet4u.com/datasheet-pdf/Aosong/DHT11/pdf.php?id=785591</w:t>
      </w:r>
    </w:p>
    <w:p w14:paraId="67FA6508" w14:textId="77777777" w:rsidR="00D22877" w:rsidRPr="00D22877" w:rsidRDefault="00D22877" w:rsidP="00470F87">
      <w:pPr>
        <w:pStyle w:val="txtTaiLieuThamKhao"/>
        <w:numPr>
          <w:ilvl w:val="0"/>
          <w:numId w:val="54"/>
        </w:numPr>
        <w:jc w:val="left"/>
        <w:rPr>
          <w:lang w:val="en-US"/>
        </w:rPr>
      </w:pPr>
      <w:r w:rsidRPr="00D22877">
        <w:rPr>
          <w:lang w:val="en-US"/>
        </w:rPr>
        <w:t>Devlin, J., Chang, M.-W., Lee, K., &amp; Toutanova, K. (2019). BERT: Pre-training of deep bidirectional transformers for language understanding. In Proceedings of NAACL-HLT 2019 (pp. 4171-4186).</w:t>
      </w:r>
    </w:p>
    <w:p w14:paraId="0C02C996" w14:textId="77777777" w:rsidR="00D22877" w:rsidRPr="00D22877" w:rsidRDefault="00D22877" w:rsidP="00470F87">
      <w:pPr>
        <w:pStyle w:val="txtTaiLieuThamKhao"/>
        <w:numPr>
          <w:ilvl w:val="0"/>
          <w:numId w:val="54"/>
        </w:numPr>
        <w:jc w:val="left"/>
        <w:rPr>
          <w:lang w:val="en-US"/>
        </w:rPr>
      </w:pPr>
      <w:r w:rsidRPr="00D22877">
        <w:rPr>
          <w:lang w:val="en-US"/>
        </w:rPr>
        <w:t>Expo. (n.d.). Expo documentation. Retrieved May 29, 2026, from https://docs.expo.dev/</w:t>
      </w:r>
    </w:p>
    <w:p w14:paraId="61FC45A0" w14:textId="77777777" w:rsidR="00D22877" w:rsidRPr="00D22877" w:rsidRDefault="00D22877" w:rsidP="00470F87">
      <w:pPr>
        <w:pStyle w:val="txtTaiLieuThamKhao"/>
        <w:numPr>
          <w:ilvl w:val="0"/>
          <w:numId w:val="54"/>
        </w:numPr>
        <w:jc w:val="left"/>
        <w:rPr>
          <w:lang w:val="en-US"/>
        </w:rPr>
      </w:pPr>
      <w:r w:rsidRPr="00D22877">
        <w:rPr>
          <w:lang w:val="en-US"/>
        </w:rPr>
        <w:t>Fette, I., &amp; Melnikov, A. (2011). The WebSocket protocol (RFC 6455). Internet Engineering Task Force. https://datatracker.ietf.org/doc/html/rfc6455</w:t>
      </w:r>
    </w:p>
    <w:p w14:paraId="2607E591" w14:textId="77777777" w:rsidR="00D22877" w:rsidRPr="00D22877" w:rsidRDefault="00D22877" w:rsidP="00470F87">
      <w:pPr>
        <w:pStyle w:val="txtTaiLieuThamKhao"/>
        <w:numPr>
          <w:ilvl w:val="0"/>
          <w:numId w:val="54"/>
        </w:numPr>
        <w:jc w:val="left"/>
        <w:rPr>
          <w:lang w:val="en-US"/>
        </w:rPr>
      </w:pPr>
      <w:r w:rsidRPr="00D22877">
        <w:rPr>
          <w:lang w:val="en-US"/>
        </w:rPr>
        <w:t>Jones, M., Bradley, J., &amp; Sakimura, N. (2015). JSON Web Token (JWT) (RFC 7519). Internet Engineering Task Force. https://datatracker.ietf.org/doc/html/rfc7519</w:t>
      </w:r>
    </w:p>
    <w:p w14:paraId="17FEA85F" w14:textId="77777777" w:rsidR="00D22877" w:rsidRPr="00D22877" w:rsidRDefault="00D22877" w:rsidP="00470F87">
      <w:pPr>
        <w:pStyle w:val="txtTaiLieuThamKhao"/>
        <w:numPr>
          <w:ilvl w:val="0"/>
          <w:numId w:val="54"/>
        </w:numPr>
        <w:jc w:val="left"/>
        <w:rPr>
          <w:lang w:val="en-US"/>
        </w:rPr>
      </w:pPr>
      <w:r w:rsidRPr="00D22877">
        <w:rPr>
          <w:lang w:val="en-US"/>
        </w:rPr>
        <w:t>Meta Platforms, Inc. (n.d.). React Native documentation. Retrieved May 29, 2026, from https://reactnative.dev/docs/getting-started</w:t>
      </w:r>
    </w:p>
    <w:p w14:paraId="1F8DFCEF" w14:textId="77777777" w:rsidR="00D22877" w:rsidRPr="00D22877" w:rsidRDefault="00D22877" w:rsidP="00470F87">
      <w:pPr>
        <w:pStyle w:val="txtTaiLieuThamKhao"/>
        <w:numPr>
          <w:ilvl w:val="0"/>
          <w:numId w:val="54"/>
        </w:numPr>
        <w:jc w:val="left"/>
        <w:rPr>
          <w:lang w:val="en-US"/>
        </w:rPr>
      </w:pPr>
      <w:r w:rsidRPr="00D22877">
        <w:rPr>
          <w:lang w:val="en-US"/>
        </w:rPr>
        <w:t>Nguyen, D. Q., &amp; Nguyen, A. T. (2020). PhoBERT: Pre-trained language models for Vietnamese. In Findings of the Association for Computational Linguistics: EMNLP 2020 (pp. 1037-1042).</w:t>
      </w:r>
    </w:p>
    <w:p w14:paraId="252D2E0C" w14:textId="77777777" w:rsidR="00D22877" w:rsidRPr="00D22877" w:rsidRDefault="00D22877" w:rsidP="00470F87">
      <w:pPr>
        <w:pStyle w:val="txtTaiLieuThamKhao"/>
        <w:numPr>
          <w:ilvl w:val="0"/>
          <w:numId w:val="54"/>
        </w:numPr>
        <w:jc w:val="left"/>
        <w:rPr>
          <w:lang w:val="en-US"/>
        </w:rPr>
      </w:pPr>
      <w:r w:rsidRPr="00D22877">
        <w:rPr>
          <w:lang w:val="en-US"/>
        </w:rPr>
        <w:t>OASIS. (2019). MQTT version 5.0. https://docs.oasis-open.org/mqtt/mqtt/v5.0/mqtt-v5.0.html</w:t>
      </w:r>
    </w:p>
    <w:p w14:paraId="514C584D" w14:textId="6AB6B846" w:rsidR="00D22877" w:rsidRPr="00D22877" w:rsidRDefault="00D22877" w:rsidP="00470F87">
      <w:pPr>
        <w:pStyle w:val="txtTaiLieuThamKhao"/>
        <w:numPr>
          <w:ilvl w:val="0"/>
          <w:numId w:val="54"/>
        </w:numPr>
        <w:jc w:val="left"/>
        <w:rPr>
          <w:lang w:val="en-US"/>
        </w:rPr>
      </w:pPr>
      <w:r w:rsidRPr="00D22877">
        <w:rPr>
          <w:lang w:val="en-US"/>
        </w:rPr>
        <w:t>PostgreSQL Global Development Group. (2023). PostgreSQL 16 documentation.Retrieved May 29, 2026, from https://www.postgresql.org/docs/16/</w:t>
      </w:r>
    </w:p>
    <w:p w14:paraId="78E468EC" w14:textId="77777777" w:rsidR="00D22877" w:rsidRPr="00D22877" w:rsidRDefault="00D22877" w:rsidP="00470F87">
      <w:pPr>
        <w:pStyle w:val="txtTaiLieuThamKhao"/>
        <w:numPr>
          <w:ilvl w:val="0"/>
          <w:numId w:val="54"/>
        </w:numPr>
        <w:jc w:val="left"/>
        <w:rPr>
          <w:lang w:val="en-US"/>
        </w:rPr>
      </w:pPr>
      <w:r w:rsidRPr="00D22877">
        <w:rPr>
          <w:lang w:val="en-US"/>
        </w:rPr>
        <w:t>Ramírez, S. (n.d.). FastAPI documentation. Retrieved May 29, 2026, from https://fastapi.tiangolo.com/</w:t>
      </w:r>
    </w:p>
    <w:p w14:paraId="6D9A159A" w14:textId="77777777" w:rsidR="00D22877" w:rsidRPr="00D22877" w:rsidRDefault="00D22877" w:rsidP="00470F87">
      <w:pPr>
        <w:pStyle w:val="txtTaiLieuThamKhao"/>
        <w:numPr>
          <w:ilvl w:val="0"/>
          <w:numId w:val="54"/>
        </w:numPr>
        <w:jc w:val="left"/>
        <w:rPr>
          <w:lang w:val="en-US"/>
        </w:rPr>
      </w:pPr>
      <w:r w:rsidRPr="00D22877">
        <w:rPr>
          <w:lang w:val="en-US"/>
        </w:rPr>
        <w:t>Raspberry Pi Ltd. (n.d.). Raspberry Pi computer hardware documentation. Retrieved May 29, 2026, from https://www.raspberrypi.com/documentation/hardware/raspberrypi/</w:t>
      </w:r>
    </w:p>
    <w:p w14:paraId="7D94DB5B" w14:textId="77777777" w:rsidR="00701A94" w:rsidRDefault="00701A94" w:rsidP="00701A94">
      <w:pPr>
        <w:pStyle w:val="txtTaiLieuThamKhao"/>
        <w:numPr>
          <w:ilvl w:val="0"/>
          <w:numId w:val="0"/>
        </w:numPr>
        <w:ind w:left="397" w:hanging="397"/>
        <w:rPr>
          <w:lang w:val="en-US"/>
        </w:rPr>
      </w:pPr>
    </w:p>
    <w:p w14:paraId="5FE76397" w14:textId="77777777" w:rsidR="00701A94" w:rsidRPr="00C21181" w:rsidRDefault="00701A94" w:rsidP="00701A94">
      <w:pPr>
        <w:pStyle w:val="txtTaiLieuThamKhao"/>
        <w:numPr>
          <w:ilvl w:val="0"/>
          <w:numId w:val="0"/>
        </w:numPr>
        <w:ind w:left="397" w:hanging="397"/>
      </w:pPr>
    </w:p>
    <w:p w14:paraId="3B742FF8" w14:textId="32BC98B2" w:rsidR="00683976" w:rsidRPr="007F0ED6" w:rsidRDefault="00683976" w:rsidP="00004657">
      <w:pPr>
        <w:pStyle w:val="txtTaiLieuThamKhao"/>
        <w:numPr>
          <w:ilvl w:val="0"/>
          <w:numId w:val="0"/>
        </w:numPr>
      </w:pPr>
    </w:p>
    <w:sectPr w:rsidR="00683976" w:rsidRPr="007F0ED6" w:rsidSect="00990927">
      <w:headerReference w:type="even" r:id="rId48"/>
      <w:headerReference w:type="default" r:id="rId49"/>
      <w:footerReference w:type="default" r:id="rId50"/>
      <w:footerReference w:type="first" r:id="rId51"/>
      <w:pgSz w:w="11907" w:h="16840" w:code="9"/>
      <w:pgMar w:top="1418" w:right="1134" w:bottom="1418" w:left="1985" w:header="864" w:footer="85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A61AB" w14:textId="77777777" w:rsidR="009F49CB" w:rsidRPr="007F0ED6" w:rsidRDefault="009F49CB">
      <w:r w:rsidRPr="007F0ED6">
        <w:separator/>
      </w:r>
    </w:p>
    <w:p w14:paraId="1561BFCE" w14:textId="77777777" w:rsidR="009F49CB" w:rsidRPr="007F0ED6" w:rsidRDefault="009F49CB"/>
    <w:p w14:paraId="6207FDC7" w14:textId="77777777" w:rsidR="009F49CB" w:rsidRPr="007F0ED6" w:rsidRDefault="009F49CB"/>
    <w:p w14:paraId="679FA11E" w14:textId="77777777" w:rsidR="009F49CB" w:rsidRPr="007F0ED6" w:rsidRDefault="009F49CB"/>
  </w:endnote>
  <w:endnote w:type="continuationSeparator" w:id="0">
    <w:p w14:paraId="5D9AED13" w14:textId="77777777" w:rsidR="009F49CB" w:rsidRPr="007F0ED6" w:rsidRDefault="009F49CB">
      <w:r w:rsidRPr="007F0ED6">
        <w:continuationSeparator/>
      </w:r>
    </w:p>
    <w:p w14:paraId="1B85D5C9" w14:textId="77777777" w:rsidR="009F49CB" w:rsidRPr="007F0ED6" w:rsidRDefault="009F49CB"/>
    <w:p w14:paraId="7867385D" w14:textId="77777777" w:rsidR="009F49CB" w:rsidRPr="007F0ED6" w:rsidRDefault="009F49CB"/>
    <w:p w14:paraId="2AEA3867" w14:textId="77777777" w:rsidR="009F49CB" w:rsidRPr="007F0ED6" w:rsidRDefault="009F49CB"/>
  </w:endnote>
  <w:endnote w:type="continuationNotice" w:id="1">
    <w:p w14:paraId="0C7CB222" w14:textId="77777777" w:rsidR="009F49CB" w:rsidRDefault="009F49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BCA6" w14:textId="77777777" w:rsidR="00EE222F" w:rsidRPr="007F0ED6" w:rsidRDefault="00EE222F" w:rsidP="006B4869">
    <w:pPr>
      <w:pStyle w:val="Chntrang"/>
      <w:ind w:right="142"/>
      <w:jc w:val="right"/>
      <w:rPr>
        <w:lang w:val="en-US"/>
      </w:rPr>
    </w:pPr>
    <w:r w:rsidRPr="007F0ED6">
      <w:rPr>
        <w:i/>
        <w:lang w:val="en-US"/>
      </w:rPr>
      <w:fldChar w:fldCharType="begin"/>
    </w:r>
    <w:r w:rsidRPr="007F0ED6">
      <w:rPr>
        <w:i/>
        <w:lang w:val="en-US"/>
      </w:rPr>
      <w:instrText xml:space="preserve"> PAGE   \* MERGEFORMAT </w:instrText>
    </w:r>
    <w:r w:rsidRPr="007F0ED6">
      <w:rPr>
        <w:i/>
        <w:lang w:val="en-US"/>
      </w:rPr>
      <w:fldChar w:fldCharType="separate"/>
    </w:r>
    <w:r w:rsidR="009977F7" w:rsidRPr="007F0ED6">
      <w:rPr>
        <w:i/>
        <w:lang w:val="en-US"/>
      </w:rPr>
      <w:t>vii</w:t>
    </w:r>
    <w:r w:rsidRPr="007F0ED6">
      <w:rPr>
        <w:i/>
        <w:lang w:val="en-US"/>
      </w:rPr>
      <w:fldChar w:fldCharType="end"/>
    </w:r>
  </w:p>
  <w:p w14:paraId="53DADA4F" w14:textId="77777777" w:rsidR="00EE222F" w:rsidRPr="007F0ED6" w:rsidRDefault="00EE222F">
    <w:pPr>
      <w:pStyle w:val="Chntrang"/>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B6E3" w14:textId="77777777" w:rsidR="00EE222F" w:rsidRPr="007F0ED6" w:rsidRDefault="00EE222F">
    <w:pPr>
      <w:pStyle w:val="Chntrang"/>
      <w:jc w:val="right"/>
      <w:rPr>
        <w:lang w:val="en-US"/>
      </w:rPr>
    </w:pPr>
  </w:p>
  <w:p w14:paraId="595CFBB4" w14:textId="77777777" w:rsidR="00EE222F" w:rsidRPr="007F0ED6" w:rsidRDefault="00EE222F">
    <w:pPr>
      <w:pStyle w:val="Chntrang"/>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ECFD" w14:textId="77777777" w:rsidR="00EE222F" w:rsidRPr="007F0ED6" w:rsidRDefault="00EE222F" w:rsidP="00D27864">
    <w:pPr>
      <w:pStyle w:val="Chntrang"/>
      <w:jc w:val="right"/>
      <w:rPr>
        <w:i/>
        <w:lang w:val="en-US"/>
      </w:rPr>
    </w:pPr>
    <w:r w:rsidRPr="007F0ED6">
      <w:rPr>
        <w:lang w:val="en-US"/>
      </w:rPr>
      <w:fldChar w:fldCharType="begin"/>
    </w:r>
    <w:r w:rsidRPr="007F0ED6">
      <w:rPr>
        <w:lang w:val="en-US"/>
      </w:rPr>
      <w:instrText xml:space="preserve"> PAGE </w:instrText>
    </w:r>
    <w:r w:rsidRPr="007F0ED6">
      <w:rPr>
        <w:lang w:val="en-US"/>
      </w:rPr>
      <w:fldChar w:fldCharType="separate"/>
    </w:r>
    <w:r w:rsidRPr="007F0ED6">
      <w:rPr>
        <w:lang w:val="en-US"/>
      </w:rPr>
      <w:t>ix</w:t>
    </w:r>
    <w:r w:rsidRPr="007F0ED6">
      <w:rPr>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1318" w14:textId="77777777" w:rsidR="00197FFA" w:rsidRPr="007F0ED6" w:rsidRDefault="00197FFA">
    <w:pPr>
      <w:pStyle w:val="Chntrang"/>
      <w:jc w:val="center"/>
      <w:rPr>
        <w:lang w:val="en-US"/>
      </w:rPr>
    </w:pPr>
    <w:r w:rsidRPr="007F0ED6">
      <w:rPr>
        <w:lang w:val="en-US"/>
      </w:rPr>
      <w:fldChar w:fldCharType="begin"/>
    </w:r>
    <w:r w:rsidRPr="007F0ED6">
      <w:rPr>
        <w:lang w:val="en-US"/>
      </w:rPr>
      <w:instrText xml:space="preserve"> PAGE   \* MERGEFORMAT </w:instrText>
    </w:r>
    <w:r w:rsidRPr="007F0ED6">
      <w:rPr>
        <w:lang w:val="en-US"/>
      </w:rPr>
      <w:fldChar w:fldCharType="separate"/>
    </w:r>
    <w:r w:rsidRPr="007F0ED6">
      <w:rPr>
        <w:lang w:val="en-US"/>
      </w:rPr>
      <w:t>2</w:t>
    </w:r>
    <w:r w:rsidRPr="007F0ED6">
      <w:rPr>
        <w:lang w:val="en-US"/>
      </w:rPr>
      <w:fldChar w:fldCharType="end"/>
    </w:r>
  </w:p>
  <w:p w14:paraId="574F72F5" w14:textId="77777777" w:rsidR="00EE222F" w:rsidRPr="007F0ED6" w:rsidRDefault="00EE222F" w:rsidP="00197FFA">
    <w:pPr>
      <w:jc w:val="center"/>
    </w:pPr>
  </w:p>
  <w:p w14:paraId="57C2517A" w14:textId="77777777" w:rsidR="002D6BED" w:rsidRPr="007F0ED6" w:rsidRDefault="002D6BE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69D4" w14:textId="77777777" w:rsidR="00197FFA" w:rsidRPr="007F0ED6" w:rsidRDefault="00197FFA">
    <w:pPr>
      <w:pStyle w:val="Chntrang"/>
      <w:jc w:val="center"/>
      <w:rPr>
        <w:lang w:val="en-US"/>
      </w:rPr>
    </w:pPr>
    <w:r w:rsidRPr="007F0ED6">
      <w:rPr>
        <w:lang w:val="en-US"/>
      </w:rPr>
      <w:fldChar w:fldCharType="begin"/>
    </w:r>
    <w:r w:rsidRPr="007F0ED6">
      <w:rPr>
        <w:lang w:val="en-US"/>
      </w:rPr>
      <w:instrText xml:space="preserve"> PAGE   \* MERGEFORMAT </w:instrText>
    </w:r>
    <w:r w:rsidRPr="007F0ED6">
      <w:rPr>
        <w:lang w:val="en-US"/>
      </w:rPr>
      <w:fldChar w:fldCharType="separate"/>
    </w:r>
    <w:r w:rsidRPr="007F0ED6">
      <w:rPr>
        <w:lang w:val="en-US"/>
      </w:rPr>
      <w:t>2</w:t>
    </w:r>
    <w:r w:rsidRPr="007F0ED6">
      <w:rPr>
        <w:lang w:val="en-US"/>
      </w:rPr>
      <w:fldChar w:fldCharType="end"/>
    </w:r>
  </w:p>
  <w:p w14:paraId="4829BBE9" w14:textId="77777777" w:rsidR="00EE222F" w:rsidRPr="007F0ED6" w:rsidRDefault="00EE222F"/>
  <w:p w14:paraId="61E3A924" w14:textId="77777777" w:rsidR="002D6BED" w:rsidRPr="007F0ED6" w:rsidRDefault="002D6B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80B90" w14:textId="77777777" w:rsidR="009F49CB" w:rsidRPr="007F0ED6" w:rsidRDefault="009F49CB">
      <w:r w:rsidRPr="007F0ED6">
        <w:separator/>
      </w:r>
    </w:p>
    <w:p w14:paraId="21D0746C" w14:textId="77777777" w:rsidR="009F49CB" w:rsidRPr="007F0ED6" w:rsidRDefault="009F49CB"/>
    <w:p w14:paraId="550F164B" w14:textId="77777777" w:rsidR="009F49CB" w:rsidRPr="007F0ED6" w:rsidRDefault="009F49CB"/>
    <w:p w14:paraId="3ED72AE4" w14:textId="77777777" w:rsidR="009F49CB" w:rsidRPr="007F0ED6" w:rsidRDefault="009F49CB"/>
  </w:footnote>
  <w:footnote w:type="continuationSeparator" w:id="0">
    <w:p w14:paraId="7AB9B754" w14:textId="77777777" w:rsidR="009F49CB" w:rsidRPr="007F0ED6" w:rsidRDefault="009F49CB">
      <w:r w:rsidRPr="007F0ED6">
        <w:continuationSeparator/>
      </w:r>
    </w:p>
    <w:p w14:paraId="41BB0009" w14:textId="77777777" w:rsidR="009F49CB" w:rsidRPr="007F0ED6" w:rsidRDefault="009F49CB"/>
    <w:p w14:paraId="3DFD301D" w14:textId="77777777" w:rsidR="009F49CB" w:rsidRPr="007F0ED6" w:rsidRDefault="009F49CB"/>
    <w:p w14:paraId="352B9005" w14:textId="77777777" w:rsidR="009F49CB" w:rsidRPr="007F0ED6" w:rsidRDefault="009F49CB"/>
  </w:footnote>
  <w:footnote w:type="continuationNotice" w:id="1">
    <w:p w14:paraId="48349309" w14:textId="77777777" w:rsidR="009F49CB" w:rsidRDefault="009F49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F16D" w14:textId="77777777" w:rsidR="00EE222F" w:rsidRPr="007F0ED6" w:rsidRDefault="00EE222F"/>
  <w:p w14:paraId="6283D911" w14:textId="77777777" w:rsidR="002D6BED" w:rsidRPr="007F0ED6" w:rsidRDefault="002D6B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70AA0" w14:textId="77777777" w:rsidR="00EE222F" w:rsidRPr="007F0ED6" w:rsidRDefault="00EE222F" w:rsidP="003405CD"/>
  <w:p w14:paraId="440B14DC" w14:textId="77777777" w:rsidR="002D6BED" w:rsidRPr="007F0ED6" w:rsidRDefault="002D6B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99277A0"/>
    <w:lvl w:ilvl="0">
      <w:start w:val="1"/>
      <w:numFmt w:val="decimal"/>
      <w:pStyle w:val="u1"/>
      <w:lvlText w:val="CHƯƠNG %1:"/>
      <w:lvlJc w:val="left"/>
      <w:pPr>
        <w:tabs>
          <w:tab w:val="num" w:pos="432"/>
        </w:tabs>
        <w:ind w:left="432" w:hanging="432"/>
      </w:pPr>
      <w:rPr>
        <w:rFonts w:hint="default"/>
      </w:rPr>
    </w:lvl>
    <w:lvl w:ilvl="1">
      <w:start w:val="1"/>
      <w:numFmt w:val="decimal"/>
      <w:pStyle w:val="u2"/>
      <w:lvlText w:val="%1.%2. "/>
      <w:lvlJc w:val="left"/>
      <w:pPr>
        <w:tabs>
          <w:tab w:val="num" w:pos="576"/>
        </w:tabs>
        <w:ind w:left="576" w:hanging="576"/>
      </w:pPr>
      <w:rPr>
        <w:rFonts w:hint="default"/>
      </w:rPr>
    </w:lvl>
    <w:lvl w:ilvl="2">
      <w:start w:val="1"/>
      <w:numFmt w:val="decimal"/>
      <w:pStyle w:val="u3"/>
      <w:lvlText w:val="%1.%2.%3. "/>
      <w:lvlJc w:val="left"/>
      <w:pPr>
        <w:tabs>
          <w:tab w:val="num" w:pos="1620"/>
        </w:tabs>
        <w:ind w:left="1620" w:hanging="720"/>
      </w:pPr>
      <w:rPr>
        <w:rFonts w:hint="default"/>
      </w:rPr>
    </w:lvl>
    <w:lvl w:ilvl="3">
      <w:start w:val="1"/>
      <w:numFmt w:val="decimal"/>
      <w:lvlText w:val="%1.%2.%3.%4. "/>
      <w:lvlJc w:val="left"/>
      <w:pPr>
        <w:tabs>
          <w:tab w:val="num" w:pos="1431"/>
        </w:tabs>
        <w:ind w:left="1431" w:hanging="864"/>
      </w:pPr>
      <w:rPr>
        <w:rFonts w:hint="default"/>
      </w:rPr>
    </w:lvl>
    <w:lvl w:ilvl="4">
      <w:start w:val="1"/>
      <w:numFmt w:val="decimal"/>
      <w:pStyle w:val="u5"/>
      <w:lvlText w:val="%1.%2.%3.%4.%5. "/>
      <w:lvlJc w:val="left"/>
      <w:pPr>
        <w:tabs>
          <w:tab w:val="num" w:pos="1008"/>
        </w:tabs>
        <w:ind w:left="1008" w:hanging="1008"/>
      </w:pPr>
      <w:rPr>
        <w:rFonts w:hint="default"/>
      </w:rPr>
    </w:lvl>
    <w:lvl w:ilvl="5">
      <w:start w:val="1"/>
      <w:numFmt w:val="decimal"/>
      <w:pStyle w:val="u6"/>
      <w:lvlText w:val="%1.%2.%3.%4.%5.%6"/>
      <w:lvlJc w:val="left"/>
      <w:pPr>
        <w:tabs>
          <w:tab w:val="num" w:pos="1152"/>
        </w:tabs>
        <w:ind w:left="1152" w:hanging="1152"/>
      </w:pPr>
      <w:rPr>
        <w:rFonts w:hint="default"/>
      </w:rPr>
    </w:lvl>
    <w:lvl w:ilvl="6">
      <w:start w:val="1"/>
      <w:numFmt w:val="decimal"/>
      <w:pStyle w:val="u7"/>
      <w:lvlText w:val="%1.%2.%3.%4.%5.%6.%7"/>
      <w:lvlJc w:val="left"/>
      <w:pPr>
        <w:tabs>
          <w:tab w:val="num" w:pos="1296"/>
        </w:tabs>
        <w:ind w:left="1296" w:hanging="1296"/>
      </w:pPr>
      <w:rPr>
        <w:rFonts w:hint="default"/>
      </w:rPr>
    </w:lvl>
    <w:lvl w:ilvl="7">
      <w:start w:val="1"/>
      <w:numFmt w:val="decimal"/>
      <w:pStyle w:val="u8"/>
      <w:lvlText w:val="%1.%2.%3.%4.%5.%6.%7.%8"/>
      <w:lvlJc w:val="left"/>
      <w:pPr>
        <w:tabs>
          <w:tab w:val="num" w:pos="1440"/>
        </w:tabs>
        <w:ind w:left="1440" w:hanging="1440"/>
      </w:pPr>
      <w:rPr>
        <w:rFonts w:hint="default"/>
      </w:rPr>
    </w:lvl>
    <w:lvl w:ilvl="8">
      <w:start w:val="1"/>
      <w:numFmt w:val="decimal"/>
      <w:pStyle w:val="u9"/>
      <w:lvlText w:val="%1.%2.%3.%4.%5.%6.%7.%8.%9"/>
      <w:lvlJc w:val="left"/>
      <w:pPr>
        <w:tabs>
          <w:tab w:val="num" w:pos="1584"/>
        </w:tabs>
        <w:ind w:left="1584" w:hanging="1584"/>
      </w:pPr>
      <w:rPr>
        <w:rFonts w:hint="default"/>
      </w:rPr>
    </w:lvl>
  </w:abstractNum>
  <w:abstractNum w:abstractNumId="1" w15:restartNumberingAfterBreak="0">
    <w:nsid w:val="034631DB"/>
    <w:multiLevelType w:val="hybridMultilevel"/>
    <w:tmpl w:val="CEE81B7A"/>
    <w:lvl w:ilvl="0" w:tplc="5952146C">
      <w:start w:val="1"/>
      <w:numFmt w:val="bullet"/>
      <w:pStyle w:val="txtGachDong"/>
      <w:lvlText w:val=""/>
      <w:lvlJc w:val="left"/>
      <w:pPr>
        <w:ind w:left="360"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6F63A36"/>
    <w:multiLevelType w:val="multilevel"/>
    <w:tmpl w:val="BF70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02A2"/>
    <w:multiLevelType w:val="multilevel"/>
    <w:tmpl w:val="7E2CFEEE"/>
    <w:lvl w:ilvl="0">
      <w:start w:val="1"/>
      <w:numFmt w:val="bullet"/>
      <w:lvlText w:val=""/>
      <w:lvlJc w:val="left"/>
      <w:pPr>
        <w:ind w:left="360"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 w15:restartNumberingAfterBreak="0">
    <w:nsid w:val="0D1D50F6"/>
    <w:multiLevelType w:val="multilevel"/>
    <w:tmpl w:val="83062292"/>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0E6208E4"/>
    <w:multiLevelType w:val="multilevel"/>
    <w:tmpl w:val="AC6C59D0"/>
    <w:lvl w:ilvl="0">
      <w:start w:val="1"/>
      <w:numFmt w:val="bullet"/>
      <w:lvlText w:val=""/>
      <w:lvlJc w:val="left"/>
      <w:pPr>
        <w:ind w:left="360"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6" w15:restartNumberingAfterBreak="0">
    <w:nsid w:val="0FEA364F"/>
    <w:multiLevelType w:val="multilevel"/>
    <w:tmpl w:val="5C5CB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73BFF"/>
    <w:multiLevelType w:val="multilevel"/>
    <w:tmpl w:val="ABF20D26"/>
    <w:lvl w:ilvl="0">
      <w:start w:val="1"/>
      <w:numFmt w:val="bullet"/>
      <w:lvlText w:val=""/>
      <w:lvlJc w:val="left"/>
      <w:pPr>
        <w:ind w:left="360"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8" w15:restartNumberingAfterBreak="0">
    <w:nsid w:val="1414050E"/>
    <w:multiLevelType w:val="hybridMultilevel"/>
    <w:tmpl w:val="1C148902"/>
    <w:lvl w:ilvl="0" w:tplc="E7703D8C">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14955898"/>
    <w:multiLevelType w:val="hybridMultilevel"/>
    <w:tmpl w:val="F376BAFA"/>
    <w:lvl w:ilvl="0" w:tplc="E7703D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B303AA"/>
    <w:multiLevelType w:val="multilevel"/>
    <w:tmpl w:val="9654B202"/>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lvlText w:val="%1.%2.%3.%4. "/>
      <w:lvlJc w:val="left"/>
      <w:pPr>
        <w:tabs>
          <w:tab w:val="num" w:pos="1431"/>
        </w:tabs>
        <w:ind w:left="1431" w:hanging="864"/>
      </w:pPr>
      <w:rPr>
        <w:rFonts w:hint="default"/>
      </w:rPr>
    </w:lvl>
    <w:lvl w:ilvl="4">
      <w:start w:val="1"/>
      <w:numFmt w:val="decimal"/>
      <w:suff w:val="space"/>
      <w:lvlText w:val="%5."/>
      <w:lvlJc w:val="left"/>
      <w:pPr>
        <w:ind w:left="2284"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7E73DCE"/>
    <w:multiLevelType w:val="multilevel"/>
    <w:tmpl w:val="784A539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1C760641"/>
    <w:multiLevelType w:val="multilevel"/>
    <w:tmpl w:val="4662A778"/>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3" w15:restartNumberingAfterBreak="0">
    <w:nsid w:val="1D1F53FF"/>
    <w:multiLevelType w:val="multilevel"/>
    <w:tmpl w:val="4AA64F46"/>
    <w:lvl w:ilvl="0">
      <w:start w:val="1"/>
      <w:numFmt w:val="decimal"/>
      <w:lvlText w:val="%1."/>
      <w:lvlJc w:val="left"/>
      <w:pPr>
        <w:tabs>
          <w:tab w:val="num" w:pos="1494"/>
        </w:tabs>
        <w:ind w:left="1494" w:hanging="360"/>
      </w:p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4" w15:restartNumberingAfterBreak="0">
    <w:nsid w:val="1E8B7F6C"/>
    <w:multiLevelType w:val="multilevel"/>
    <w:tmpl w:val="422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E547D"/>
    <w:multiLevelType w:val="multilevel"/>
    <w:tmpl w:val="6526D674"/>
    <w:styleLink w:val="m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26ECF"/>
    <w:multiLevelType w:val="multilevel"/>
    <w:tmpl w:val="B8C4EE4C"/>
    <w:lvl w:ilvl="0">
      <w:start w:val="1"/>
      <w:numFmt w:val="decimal"/>
      <w:lvlText w:val="CHƯƠNG %1:"/>
      <w:lvlJc w:val="left"/>
      <w:pPr>
        <w:tabs>
          <w:tab w:val="num" w:pos="432"/>
        </w:tabs>
        <w:ind w:left="432" w:hanging="432"/>
      </w:pPr>
      <w:rPr>
        <w:rFonts w:ascii="Times New Roman" w:hAnsi="Times New Roman" w:cs="Times New Roman" w:hint="default"/>
      </w:rPr>
    </w:lvl>
    <w:lvl w:ilvl="1">
      <w:start w:val="1"/>
      <w:numFmt w:val="decimal"/>
      <w:lvlText w:val="%1.%2. "/>
      <w:lvlJc w:val="left"/>
      <w:pPr>
        <w:tabs>
          <w:tab w:val="num" w:pos="576"/>
        </w:tabs>
        <w:ind w:left="576" w:hanging="576"/>
      </w:pPr>
      <w:rPr>
        <w:rFonts w:ascii="Times New Roman" w:hAnsi="Times New Roman" w:cs="Times New Roman" w:hint="default"/>
      </w:rPr>
    </w:lvl>
    <w:lvl w:ilvl="2">
      <w:start w:val="1"/>
      <w:numFmt w:val="decimal"/>
      <w:lvlText w:val="%1.%2.%3. "/>
      <w:lvlJc w:val="left"/>
      <w:pPr>
        <w:tabs>
          <w:tab w:val="num" w:pos="720"/>
        </w:tabs>
        <w:ind w:left="720" w:hanging="720"/>
      </w:pPr>
      <w:rPr>
        <w:rFonts w:ascii="Times New Roman" w:hAnsi="Times New Roman" w:cs="Times New Roman" w:hint="default"/>
      </w:rPr>
    </w:lvl>
    <w:lvl w:ilvl="3">
      <w:start w:val="1"/>
      <w:numFmt w:val="decimal"/>
      <w:lvlText w:val="%1.%2.%3.%4. "/>
      <w:lvlJc w:val="left"/>
      <w:pPr>
        <w:tabs>
          <w:tab w:val="num" w:pos="1431"/>
        </w:tabs>
        <w:ind w:left="1431" w:hanging="864"/>
      </w:pPr>
      <w:rPr>
        <w:rFonts w:ascii="Times New Roman" w:hAnsi="Times New Roman" w:cs="Times New Roman" w:hint="default"/>
      </w:rPr>
    </w:lvl>
    <w:lvl w:ilvl="4">
      <w:start w:val="1"/>
      <w:numFmt w:val="decimal"/>
      <w:lvlText w:val="%1.%2.%3.%4.%5. "/>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17" w15:restartNumberingAfterBreak="0">
    <w:nsid w:val="22D9051F"/>
    <w:multiLevelType w:val="multilevel"/>
    <w:tmpl w:val="5B8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47AA3"/>
    <w:multiLevelType w:val="multilevel"/>
    <w:tmpl w:val="3AC4F7E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9" w15:restartNumberingAfterBreak="0">
    <w:nsid w:val="2AEB4497"/>
    <w:multiLevelType w:val="hybridMultilevel"/>
    <w:tmpl w:val="3C4218B6"/>
    <w:lvl w:ilvl="0" w:tplc="E7703D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C77B92"/>
    <w:multiLevelType w:val="multilevel"/>
    <w:tmpl w:val="E512988C"/>
    <w:lvl w:ilvl="0">
      <w:start w:val="1"/>
      <w:numFmt w:val="decimal"/>
      <w:lvlText w:val="[%1]"/>
      <w:lvlJc w:val="left"/>
      <w:pPr>
        <w:ind w:left="397" w:hanging="397"/>
      </w:pPr>
      <w:rPr>
        <w:rFonts w:ascii="Times New Roman" w:hAnsi="Times New Roman" w:cs="Times New Roman" w:hint="default"/>
        <w:b w:val="0"/>
        <w:i w:val="0"/>
        <w:sz w:val="28"/>
        <w:szCs w:val="28"/>
      </w:rPr>
    </w:lvl>
    <w:lvl w:ilvl="1">
      <w:start w:val="1"/>
      <w:numFmt w:val="lowerLetter"/>
      <w:lvlText w:val="%2."/>
      <w:lvlJc w:val="left"/>
      <w:pPr>
        <w:ind w:left="873" w:hanging="360"/>
      </w:pPr>
      <w:rPr>
        <w:rFonts w:ascii="Times New Roman" w:hAnsi="Times New Roman" w:cs="Times New Roman" w:hint="default"/>
      </w:rPr>
    </w:lvl>
    <w:lvl w:ilvl="2">
      <w:start w:val="1"/>
      <w:numFmt w:val="lowerRoman"/>
      <w:lvlText w:val="%3."/>
      <w:lvlJc w:val="right"/>
      <w:pPr>
        <w:ind w:left="1593" w:hanging="180"/>
      </w:pPr>
      <w:rPr>
        <w:rFonts w:ascii="Times New Roman" w:hAnsi="Times New Roman" w:cs="Times New Roman" w:hint="default"/>
      </w:rPr>
    </w:lvl>
    <w:lvl w:ilvl="3">
      <w:start w:val="1"/>
      <w:numFmt w:val="decimal"/>
      <w:lvlText w:val="%4."/>
      <w:lvlJc w:val="left"/>
      <w:pPr>
        <w:ind w:left="2313" w:hanging="360"/>
      </w:pPr>
      <w:rPr>
        <w:rFonts w:ascii="Times New Roman" w:hAnsi="Times New Roman" w:cs="Times New Roman" w:hint="default"/>
      </w:rPr>
    </w:lvl>
    <w:lvl w:ilvl="4">
      <w:start w:val="1"/>
      <w:numFmt w:val="lowerLetter"/>
      <w:lvlText w:val="%5."/>
      <w:lvlJc w:val="left"/>
      <w:pPr>
        <w:ind w:left="3033" w:hanging="360"/>
      </w:pPr>
      <w:rPr>
        <w:rFonts w:ascii="Times New Roman" w:hAnsi="Times New Roman" w:cs="Times New Roman" w:hint="default"/>
      </w:rPr>
    </w:lvl>
    <w:lvl w:ilvl="5">
      <w:start w:val="1"/>
      <w:numFmt w:val="lowerRoman"/>
      <w:lvlText w:val="%6."/>
      <w:lvlJc w:val="right"/>
      <w:pPr>
        <w:ind w:left="3753" w:hanging="180"/>
      </w:pPr>
      <w:rPr>
        <w:rFonts w:ascii="Times New Roman" w:hAnsi="Times New Roman" w:cs="Times New Roman" w:hint="default"/>
      </w:rPr>
    </w:lvl>
    <w:lvl w:ilvl="6">
      <w:start w:val="1"/>
      <w:numFmt w:val="decimal"/>
      <w:lvlText w:val="%7."/>
      <w:lvlJc w:val="left"/>
      <w:pPr>
        <w:ind w:left="4473" w:hanging="360"/>
      </w:pPr>
      <w:rPr>
        <w:rFonts w:ascii="Times New Roman" w:hAnsi="Times New Roman" w:cs="Times New Roman" w:hint="default"/>
      </w:rPr>
    </w:lvl>
    <w:lvl w:ilvl="7">
      <w:start w:val="1"/>
      <w:numFmt w:val="lowerLetter"/>
      <w:lvlText w:val="%8."/>
      <w:lvlJc w:val="left"/>
      <w:pPr>
        <w:ind w:left="5193" w:hanging="360"/>
      </w:pPr>
      <w:rPr>
        <w:rFonts w:ascii="Times New Roman" w:hAnsi="Times New Roman" w:cs="Times New Roman" w:hint="default"/>
      </w:rPr>
    </w:lvl>
    <w:lvl w:ilvl="8">
      <w:start w:val="1"/>
      <w:numFmt w:val="lowerRoman"/>
      <w:lvlText w:val="%9."/>
      <w:lvlJc w:val="right"/>
      <w:pPr>
        <w:ind w:left="5913" w:hanging="180"/>
      </w:pPr>
      <w:rPr>
        <w:rFonts w:ascii="Times New Roman" w:hAnsi="Times New Roman" w:cs="Times New Roman" w:hint="default"/>
      </w:rPr>
    </w:lvl>
  </w:abstractNum>
  <w:abstractNum w:abstractNumId="21" w15:restartNumberingAfterBreak="0">
    <w:nsid w:val="301E24E0"/>
    <w:multiLevelType w:val="hybridMultilevel"/>
    <w:tmpl w:val="22FC5F26"/>
    <w:lvl w:ilvl="0" w:tplc="B330C692">
      <w:start w:val="1"/>
      <w:numFmt w:val="bullet"/>
      <w:lvlText w:val=""/>
      <w:lvlJc w:val="left"/>
      <w:pPr>
        <w:ind w:left="99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2" w15:restartNumberingAfterBreak="0">
    <w:nsid w:val="34B96B0D"/>
    <w:multiLevelType w:val="hybridMultilevel"/>
    <w:tmpl w:val="6FA82184"/>
    <w:lvl w:ilvl="0" w:tplc="730E733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4DB00AC"/>
    <w:multiLevelType w:val="hybridMultilevel"/>
    <w:tmpl w:val="C39A6A44"/>
    <w:lvl w:ilvl="0" w:tplc="E7703D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4E1106"/>
    <w:multiLevelType w:val="multilevel"/>
    <w:tmpl w:val="A250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70B14"/>
    <w:multiLevelType w:val="hybridMultilevel"/>
    <w:tmpl w:val="C96EFDF0"/>
    <w:lvl w:ilvl="0" w:tplc="54189EDC">
      <w:start w:val="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FC0E64"/>
    <w:multiLevelType w:val="multilevel"/>
    <w:tmpl w:val="6526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76354"/>
    <w:multiLevelType w:val="multilevel"/>
    <w:tmpl w:val="D5C6B188"/>
    <w:lvl w:ilvl="0">
      <w:start w:val="1"/>
      <w:numFmt w:val="bullet"/>
      <w:lvlText w:val=""/>
      <w:lvlJc w:val="left"/>
      <w:pPr>
        <w:ind w:left="360"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8" w15:restartNumberingAfterBreak="0">
    <w:nsid w:val="3AB15B92"/>
    <w:multiLevelType w:val="hybridMultilevel"/>
    <w:tmpl w:val="25626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107C5A"/>
    <w:multiLevelType w:val="multilevel"/>
    <w:tmpl w:val="CC8C9F0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0" w15:restartNumberingAfterBreak="0">
    <w:nsid w:val="3F816F59"/>
    <w:multiLevelType w:val="multilevel"/>
    <w:tmpl w:val="0D2A4CB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1" w15:restartNumberingAfterBreak="0">
    <w:nsid w:val="40733E29"/>
    <w:multiLevelType w:val="multilevel"/>
    <w:tmpl w:val="B960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45532"/>
    <w:multiLevelType w:val="multilevel"/>
    <w:tmpl w:val="45BE1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E748E8"/>
    <w:multiLevelType w:val="hybridMultilevel"/>
    <w:tmpl w:val="F07A42F2"/>
    <w:lvl w:ilvl="0" w:tplc="04090017">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4" w15:restartNumberingAfterBreak="0">
    <w:nsid w:val="4A2065F8"/>
    <w:multiLevelType w:val="multilevel"/>
    <w:tmpl w:val="2FE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DF00F7"/>
    <w:multiLevelType w:val="multilevel"/>
    <w:tmpl w:val="410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E234EB"/>
    <w:multiLevelType w:val="hybridMultilevel"/>
    <w:tmpl w:val="7548C402"/>
    <w:lvl w:ilvl="0" w:tplc="E7703D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16948"/>
    <w:multiLevelType w:val="hybridMultilevel"/>
    <w:tmpl w:val="C50855CE"/>
    <w:lvl w:ilvl="0" w:tplc="B330C692">
      <w:start w:val="1"/>
      <w:numFmt w:val="bullet"/>
      <w:lvlText w:val=""/>
      <w:lvlJc w:val="left"/>
      <w:pPr>
        <w:ind w:left="99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38" w15:restartNumberingAfterBreak="0">
    <w:nsid w:val="52721F64"/>
    <w:multiLevelType w:val="multilevel"/>
    <w:tmpl w:val="FAA63B6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9" w15:restartNumberingAfterBreak="0">
    <w:nsid w:val="56182988"/>
    <w:multiLevelType w:val="multilevel"/>
    <w:tmpl w:val="0896D35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0" w15:restartNumberingAfterBreak="0">
    <w:nsid w:val="569601E4"/>
    <w:multiLevelType w:val="multilevel"/>
    <w:tmpl w:val="565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1864E1"/>
    <w:multiLevelType w:val="multilevel"/>
    <w:tmpl w:val="B5E0C8E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2" w15:restartNumberingAfterBreak="0">
    <w:nsid w:val="5AEC4A89"/>
    <w:multiLevelType w:val="hybridMultilevel"/>
    <w:tmpl w:val="EF94AC08"/>
    <w:lvl w:ilvl="0" w:tplc="4970A85E">
      <w:start w:val="1"/>
      <w:numFmt w:val="bullet"/>
      <w:pStyle w:val="txtHoaThi"/>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15:restartNumberingAfterBreak="0">
    <w:nsid w:val="5B7731A1"/>
    <w:multiLevelType w:val="multilevel"/>
    <w:tmpl w:val="BFC20AE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lvlText w:val="%5."/>
      <w:lvlJc w:val="left"/>
      <w:pPr>
        <w:ind w:left="2284"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5EA53726"/>
    <w:multiLevelType w:val="multilevel"/>
    <w:tmpl w:val="BA7EE8F8"/>
    <w:lvl w:ilvl="0">
      <w:start w:val="1"/>
      <w:numFmt w:val="lowerLetter"/>
      <w:lvlText w:val="%1)"/>
      <w:lvlJc w:val="left"/>
      <w:pPr>
        <w:ind w:left="720" w:hanging="360"/>
      </w:pPr>
      <w:rPr>
        <w:rFonts w:ascii="Times New Roman" w:hAnsi="Times New Roman" w:cs="Times New Roman" w:hint="default"/>
        <w:sz w:val="26"/>
        <w:szCs w:val="26"/>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5" w15:restartNumberingAfterBreak="0">
    <w:nsid w:val="616E0FCA"/>
    <w:multiLevelType w:val="multilevel"/>
    <w:tmpl w:val="B48033FC"/>
    <w:lvl w:ilvl="0">
      <w:start w:val="1"/>
      <w:numFmt w:val="bullet"/>
      <w:lvlText w:val=""/>
      <w:lvlJc w:val="left"/>
      <w:pPr>
        <w:ind w:left="360"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6" w15:restartNumberingAfterBreak="0">
    <w:nsid w:val="65280042"/>
    <w:multiLevelType w:val="multilevel"/>
    <w:tmpl w:val="0BD8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C927C4"/>
    <w:multiLevelType w:val="multilevel"/>
    <w:tmpl w:val="71A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896F6E"/>
    <w:multiLevelType w:val="multilevel"/>
    <w:tmpl w:val="2F0A003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6B8933C6"/>
    <w:multiLevelType w:val="hybridMultilevel"/>
    <w:tmpl w:val="69AA146C"/>
    <w:lvl w:ilvl="0" w:tplc="042A0017">
      <w:start w:val="1"/>
      <w:numFmt w:val="lowerLetter"/>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50" w15:restartNumberingAfterBreak="0">
    <w:nsid w:val="6F450B7C"/>
    <w:multiLevelType w:val="multilevel"/>
    <w:tmpl w:val="66FE947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737D6317"/>
    <w:multiLevelType w:val="hybridMultilevel"/>
    <w:tmpl w:val="E666807C"/>
    <w:lvl w:ilvl="0" w:tplc="13F02DAE">
      <w:start w:val="1"/>
      <w:numFmt w:val="lowerLetter"/>
      <w:suff w:val="space"/>
      <w:lvlText w:val="%1)"/>
      <w:lvlJc w:val="left"/>
      <w:pPr>
        <w:ind w:left="45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7304B0F"/>
    <w:multiLevelType w:val="hybridMultilevel"/>
    <w:tmpl w:val="AD1A31FA"/>
    <w:lvl w:ilvl="0" w:tplc="C17098AA">
      <w:start w:val="1"/>
      <w:numFmt w:val="decimal"/>
      <w:pStyle w:val="txtTaiLieuThamKhao"/>
      <w:lvlText w:val="[%1]"/>
      <w:lvlJc w:val="left"/>
      <w:pPr>
        <w:ind w:left="397" w:hanging="397"/>
      </w:pPr>
      <w:rPr>
        <w:rFonts w:ascii="Times New Roman" w:hAnsi="Times New Roman" w:cs="Times New Roman" w:hint="default"/>
        <w:b w:val="0"/>
        <w:i w:val="0"/>
        <w:color w:val="auto"/>
        <w:sz w:val="28"/>
        <w:szCs w:val="28"/>
        <w:u w:val="none"/>
      </w:rPr>
    </w:lvl>
    <w:lvl w:ilvl="1" w:tplc="04090003">
      <w:start w:val="1"/>
      <w:numFmt w:val="lowerLetter"/>
      <w:lvlText w:val="%2."/>
      <w:lvlJc w:val="left"/>
      <w:pPr>
        <w:ind w:left="873" w:hanging="360"/>
      </w:pPr>
      <w:rPr>
        <w:rFonts w:cs="Times New Roman"/>
      </w:rPr>
    </w:lvl>
    <w:lvl w:ilvl="2" w:tplc="04090005">
      <w:start w:val="1"/>
      <w:numFmt w:val="lowerRoman"/>
      <w:lvlText w:val="%3."/>
      <w:lvlJc w:val="right"/>
      <w:pPr>
        <w:ind w:left="1593" w:hanging="180"/>
      </w:pPr>
      <w:rPr>
        <w:rFonts w:cs="Times New Roman"/>
      </w:rPr>
    </w:lvl>
    <w:lvl w:ilvl="3" w:tplc="04090001">
      <w:start w:val="1"/>
      <w:numFmt w:val="decimal"/>
      <w:lvlText w:val="%4."/>
      <w:lvlJc w:val="left"/>
      <w:pPr>
        <w:ind w:left="2313" w:hanging="360"/>
      </w:pPr>
      <w:rPr>
        <w:rFonts w:cs="Times New Roman"/>
      </w:rPr>
    </w:lvl>
    <w:lvl w:ilvl="4" w:tplc="04090003">
      <w:start w:val="1"/>
      <w:numFmt w:val="lowerLetter"/>
      <w:lvlText w:val="%5."/>
      <w:lvlJc w:val="left"/>
      <w:pPr>
        <w:ind w:left="3033" w:hanging="360"/>
      </w:pPr>
      <w:rPr>
        <w:rFonts w:cs="Times New Roman"/>
      </w:rPr>
    </w:lvl>
    <w:lvl w:ilvl="5" w:tplc="04090005">
      <w:start w:val="1"/>
      <w:numFmt w:val="lowerRoman"/>
      <w:lvlText w:val="%6."/>
      <w:lvlJc w:val="right"/>
      <w:pPr>
        <w:ind w:left="3753" w:hanging="180"/>
      </w:pPr>
      <w:rPr>
        <w:rFonts w:cs="Times New Roman"/>
      </w:rPr>
    </w:lvl>
    <w:lvl w:ilvl="6" w:tplc="04090001">
      <w:start w:val="1"/>
      <w:numFmt w:val="decimal"/>
      <w:lvlText w:val="%7."/>
      <w:lvlJc w:val="left"/>
      <w:pPr>
        <w:ind w:left="4473" w:hanging="360"/>
      </w:pPr>
      <w:rPr>
        <w:rFonts w:cs="Times New Roman"/>
      </w:rPr>
    </w:lvl>
    <w:lvl w:ilvl="7" w:tplc="04090003">
      <w:start w:val="1"/>
      <w:numFmt w:val="lowerLetter"/>
      <w:lvlText w:val="%8."/>
      <w:lvlJc w:val="left"/>
      <w:pPr>
        <w:ind w:left="5193" w:hanging="360"/>
      </w:pPr>
      <w:rPr>
        <w:rFonts w:cs="Times New Roman"/>
      </w:rPr>
    </w:lvl>
    <w:lvl w:ilvl="8" w:tplc="04090005">
      <w:start w:val="1"/>
      <w:numFmt w:val="lowerRoman"/>
      <w:lvlText w:val="%9."/>
      <w:lvlJc w:val="right"/>
      <w:pPr>
        <w:ind w:left="5913" w:hanging="180"/>
      </w:pPr>
      <w:rPr>
        <w:rFonts w:cs="Times New Roman"/>
      </w:rPr>
    </w:lvl>
  </w:abstractNum>
  <w:abstractNum w:abstractNumId="53" w15:restartNumberingAfterBreak="0">
    <w:nsid w:val="7A305D6F"/>
    <w:multiLevelType w:val="hybridMultilevel"/>
    <w:tmpl w:val="AEAC8568"/>
    <w:lvl w:ilvl="0" w:tplc="B330C692">
      <w:start w:val="1"/>
      <w:numFmt w:val="bullet"/>
      <w:lvlText w:val=""/>
      <w:lvlJc w:val="left"/>
      <w:pPr>
        <w:ind w:left="99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num w:numId="1" w16cid:durableId="371812439">
    <w:abstractNumId w:val="0"/>
  </w:num>
  <w:num w:numId="2" w16cid:durableId="1682929063">
    <w:abstractNumId w:val="1"/>
  </w:num>
  <w:num w:numId="3" w16cid:durableId="571353892">
    <w:abstractNumId w:val="52"/>
  </w:num>
  <w:num w:numId="4" w16cid:durableId="450322971">
    <w:abstractNumId w:val="42"/>
  </w:num>
  <w:num w:numId="5" w16cid:durableId="1474055862">
    <w:abstractNumId w:val="33"/>
  </w:num>
  <w:num w:numId="6" w16cid:durableId="1762800519">
    <w:abstractNumId w:val="19"/>
  </w:num>
  <w:num w:numId="7" w16cid:durableId="654527328">
    <w:abstractNumId w:val="37"/>
  </w:num>
  <w:num w:numId="8" w16cid:durableId="1893073724">
    <w:abstractNumId w:val="8"/>
  </w:num>
  <w:num w:numId="9" w16cid:durableId="1106925458">
    <w:abstractNumId w:val="28"/>
  </w:num>
  <w:num w:numId="10" w16cid:durableId="194392799">
    <w:abstractNumId w:val="9"/>
  </w:num>
  <w:num w:numId="11" w16cid:durableId="1030834682">
    <w:abstractNumId w:val="53"/>
  </w:num>
  <w:num w:numId="12" w16cid:durableId="577207851">
    <w:abstractNumId w:val="23"/>
  </w:num>
  <w:num w:numId="13" w16cid:durableId="1262492189">
    <w:abstractNumId w:val="21"/>
  </w:num>
  <w:num w:numId="14" w16cid:durableId="1430351703">
    <w:abstractNumId w:val="26"/>
  </w:num>
  <w:num w:numId="15" w16cid:durableId="340788310">
    <w:abstractNumId w:val="47"/>
  </w:num>
  <w:num w:numId="16" w16cid:durableId="25375525">
    <w:abstractNumId w:val="15"/>
  </w:num>
  <w:num w:numId="17" w16cid:durableId="15620883">
    <w:abstractNumId w:val="2"/>
  </w:num>
  <w:num w:numId="18" w16cid:durableId="2014721428">
    <w:abstractNumId w:val="14"/>
  </w:num>
  <w:num w:numId="19" w16cid:durableId="1033070708">
    <w:abstractNumId w:val="40"/>
  </w:num>
  <w:num w:numId="20" w16cid:durableId="340399974">
    <w:abstractNumId w:val="32"/>
  </w:num>
  <w:num w:numId="21" w16cid:durableId="288707029">
    <w:abstractNumId w:val="6"/>
  </w:num>
  <w:num w:numId="22" w16cid:durableId="451435182">
    <w:abstractNumId w:val="34"/>
  </w:num>
  <w:num w:numId="23" w16cid:durableId="1406150303">
    <w:abstractNumId w:val="35"/>
  </w:num>
  <w:num w:numId="24" w16cid:durableId="1918049172">
    <w:abstractNumId w:val="17"/>
  </w:num>
  <w:num w:numId="25" w16cid:durableId="860319092">
    <w:abstractNumId w:val="46"/>
  </w:num>
  <w:num w:numId="26" w16cid:durableId="559051393">
    <w:abstractNumId w:val="24"/>
  </w:num>
  <w:num w:numId="27" w16cid:durableId="1128470479">
    <w:abstractNumId w:val="31"/>
  </w:num>
  <w:num w:numId="28" w16cid:durableId="391855321">
    <w:abstractNumId w:val="43"/>
  </w:num>
  <w:num w:numId="29" w16cid:durableId="253173637">
    <w:abstractNumId w:val="10"/>
  </w:num>
  <w:num w:numId="30" w16cid:durableId="221254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1661616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4025138">
    <w:abstractNumId w:val="25"/>
  </w:num>
  <w:num w:numId="33" w16cid:durableId="748162007">
    <w:abstractNumId w:val="11"/>
  </w:num>
  <w:num w:numId="34" w16cid:durableId="1887062280">
    <w:abstractNumId w:val="38"/>
  </w:num>
  <w:num w:numId="35" w16cid:durableId="449519565">
    <w:abstractNumId w:val="13"/>
  </w:num>
  <w:num w:numId="36" w16cid:durableId="321397504">
    <w:abstractNumId w:val="41"/>
  </w:num>
  <w:num w:numId="37" w16cid:durableId="1870609581">
    <w:abstractNumId w:val="30"/>
  </w:num>
  <w:num w:numId="38" w16cid:durableId="658770798">
    <w:abstractNumId w:val="18"/>
  </w:num>
  <w:num w:numId="39" w16cid:durableId="690037679">
    <w:abstractNumId w:val="50"/>
  </w:num>
  <w:num w:numId="40" w16cid:durableId="399980850">
    <w:abstractNumId w:val="29"/>
  </w:num>
  <w:num w:numId="41" w16cid:durableId="254289853">
    <w:abstractNumId w:val="48"/>
  </w:num>
  <w:num w:numId="42" w16cid:durableId="721975970">
    <w:abstractNumId w:val="39"/>
  </w:num>
  <w:num w:numId="43" w16cid:durableId="17190092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12648264">
    <w:abstractNumId w:val="4"/>
  </w:num>
  <w:num w:numId="45" w16cid:durableId="468011376">
    <w:abstractNumId w:val="3"/>
  </w:num>
  <w:num w:numId="46" w16cid:durableId="1139224413">
    <w:abstractNumId w:val="27"/>
  </w:num>
  <w:num w:numId="47" w16cid:durableId="1755205211">
    <w:abstractNumId w:val="5"/>
  </w:num>
  <w:num w:numId="48" w16cid:durableId="1656715747">
    <w:abstractNumId w:val="45"/>
  </w:num>
  <w:num w:numId="49" w16cid:durableId="1414544603">
    <w:abstractNumId w:val="49"/>
  </w:num>
  <w:num w:numId="50" w16cid:durableId="1367171612">
    <w:abstractNumId w:val="36"/>
  </w:num>
  <w:num w:numId="51" w16cid:durableId="1207311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06924237">
    <w:abstractNumId w:val="7"/>
  </w:num>
  <w:num w:numId="53" w16cid:durableId="42096312">
    <w:abstractNumId w:val="51"/>
  </w:num>
  <w:num w:numId="54" w16cid:durableId="19363300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08700748">
    <w:abstractNumId w:val="2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fr-FR"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53"/>
  </w:hdrShapeDefaults>
  <w:footnotePr>
    <w:footnote w:id="-1"/>
    <w:footnote w:id="0"/>
    <w:footnote w:id="1"/>
  </w:footnotePr>
  <w:endnotePr>
    <w:endnote w:id="-1"/>
    <w:endnote w:id="0"/>
    <w:endnote w:id="1"/>
  </w:endnotePr>
  <w:compat>
    <w:spaceForUL/>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2CDC"/>
    <w:rsid w:val="00000027"/>
    <w:rsid w:val="00000029"/>
    <w:rsid w:val="0000012C"/>
    <w:rsid w:val="00000546"/>
    <w:rsid w:val="00000FC8"/>
    <w:rsid w:val="0000250F"/>
    <w:rsid w:val="000030C7"/>
    <w:rsid w:val="0000416A"/>
    <w:rsid w:val="000045CE"/>
    <w:rsid w:val="00004657"/>
    <w:rsid w:val="00004CD2"/>
    <w:rsid w:val="00004D45"/>
    <w:rsid w:val="000066E8"/>
    <w:rsid w:val="0001052D"/>
    <w:rsid w:val="00010CD0"/>
    <w:rsid w:val="0001230B"/>
    <w:rsid w:val="00012AA7"/>
    <w:rsid w:val="00013FEB"/>
    <w:rsid w:val="000143F2"/>
    <w:rsid w:val="000145B6"/>
    <w:rsid w:val="000149A6"/>
    <w:rsid w:val="0001559F"/>
    <w:rsid w:val="00020641"/>
    <w:rsid w:val="00020B87"/>
    <w:rsid w:val="00020DC4"/>
    <w:rsid w:val="00020E46"/>
    <w:rsid w:val="00021737"/>
    <w:rsid w:val="00021C95"/>
    <w:rsid w:val="00023F6E"/>
    <w:rsid w:val="000240E8"/>
    <w:rsid w:val="0002475B"/>
    <w:rsid w:val="00025579"/>
    <w:rsid w:val="000256A6"/>
    <w:rsid w:val="00025E11"/>
    <w:rsid w:val="0002617F"/>
    <w:rsid w:val="00026352"/>
    <w:rsid w:val="00026920"/>
    <w:rsid w:val="00030298"/>
    <w:rsid w:val="00030375"/>
    <w:rsid w:val="000307C0"/>
    <w:rsid w:val="0003081C"/>
    <w:rsid w:val="000311B3"/>
    <w:rsid w:val="00031BA2"/>
    <w:rsid w:val="00032367"/>
    <w:rsid w:val="00032CB6"/>
    <w:rsid w:val="00032E72"/>
    <w:rsid w:val="00032EDC"/>
    <w:rsid w:val="00033594"/>
    <w:rsid w:val="00034F5E"/>
    <w:rsid w:val="00035A46"/>
    <w:rsid w:val="00035E2F"/>
    <w:rsid w:val="0003700F"/>
    <w:rsid w:val="00037574"/>
    <w:rsid w:val="0004104E"/>
    <w:rsid w:val="00042D19"/>
    <w:rsid w:val="000448F4"/>
    <w:rsid w:val="00044BF1"/>
    <w:rsid w:val="0004555E"/>
    <w:rsid w:val="000459B1"/>
    <w:rsid w:val="00045FA6"/>
    <w:rsid w:val="0005293E"/>
    <w:rsid w:val="00053944"/>
    <w:rsid w:val="000555FF"/>
    <w:rsid w:val="00057F59"/>
    <w:rsid w:val="0006216F"/>
    <w:rsid w:val="00063119"/>
    <w:rsid w:val="00063C52"/>
    <w:rsid w:val="00063EE6"/>
    <w:rsid w:val="000641E2"/>
    <w:rsid w:val="000645FE"/>
    <w:rsid w:val="00065089"/>
    <w:rsid w:val="0006726C"/>
    <w:rsid w:val="0006799A"/>
    <w:rsid w:val="00067B54"/>
    <w:rsid w:val="00067F96"/>
    <w:rsid w:val="00070C1C"/>
    <w:rsid w:val="000712E9"/>
    <w:rsid w:val="00071785"/>
    <w:rsid w:val="00071BDF"/>
    <w:rsid w:val="0007228B"/>
    <w:rsid w:val="00073996"/>
    <w:rsid w:val="00074E85"/>
    <w:rsid w:val="0007510F"/>
    <w:rsid w:val="00075DAC"/>
    <w:rsid w:val="000767D5"/>
    <w:rsid w:val="0007738F"/>
    <w:rsid w:val="00077851"/>
    <w:rsid w:val="00081FE5"/>
    <w:rsid w:val="0008242A"/>
    <w:rsid w:val="000849DA"/>
    <w:rsid w:val="00085CBE"/>
    <w:rsid w:val="00086EC5"/>
    <w:rsid w:val="000903CE"/>
    <w:rsid w:val="00090A94"/>
    <w:rsid w:val="00091498"/>
    <w:rsid w:val="00093ACF"/>
    <w:rsid w:val="00093DEC"/>
    <w:rsid w:val="000948D0"/>
    <w:rsid w:val="00094D77"/>
    <w:rsid w:val="00095312"/>
    <w:rsid w:val="00095709"/>
    <w:rsid w:val="000962C9"/>
    <w:rsid w:val="0009642E"/>
    <w:rsid w:val="00096E3A"/>
    <w:rsid w:val="000976A8"/>
    <w:rsid w:val="00097727"/>
    <w:rsid w:val="000979A2"/>
    <w:rsid w:val="000A032F"/>
    <w:rsid w:val="000A0854"/>
    <w:rsid w:val="000A0C8E"/>
    <w:rsid w:val="000A0E5A"/>
    <w:rsid w:val="000A129D"/>
    <w:rsid w:val="000A15F6"/>
    <w:rsid w:val="000A19F1"/>
    <w:rsid w:val="000A1B44"/>
    <w:rsid w:val="000A2CB3"/>
    <w:rsid w:val="000A2D82"/>
    <w:rsid w:val="000A3681"/>
    <w:rsid w:val="000A3F92"/>
    <w:rsid w:val="000A4032"/>
    <w:rsid w:val="000A43AB"/>
    <w:rsid w:val="000A5933"/>
    <w:rsid w:val="000A6B1F"/>
    <w:rsid w:val="000B00E0"/>
    <w:rsid w:val="000B0D1A"/>
    <w:rsid w:val="000B13F6"/>
    <w:rsid w:val="000B1547"/>
    <w:rsid w:val="000B17A0"/>
    <w:rsid w:val="000B227A"/>
    <w:rsid w:val="000B234A"/>
    <w:rsid w:val="000B23E7"/>
    <w:rsid w:val="000B24AF"/>
    <w:rsid w:val="000B2F28"/>
    <w:rsid w:val="000B345F"/>
    <w:rsid w:val="000B3F78"/>
    <w:rsid w:val="000B40D7"/>
    <w:rsid w:val="000B4C4F"/>
    <w:rsid w:val="000B57AE"/>
    <w:rsid w:val="000B6AAA"/>
    <w:rsid w:val="000B7F86"/>
    <w:rsid w:val="000C04BD"/>
    <w:rsid w:val="000C074D"/>
    <w:rsid w:val="000C09D5"/>
    <w:rsid w:val="000C144C"/>
    <w:rsid w:val="000C169C"/>
    <w:rsid w:val="000C357C"/>
    <w:rsid w:val="000C38FC"/>
    <w:rsid w:val="000C392C"/>
    <w:rsid w:val="000C463F"/>
    <w:rsid w:val="000C4D93"/>
    <w:rsid w:val="000C61FD"/>
    <w:rsid w:val="000C64E7"/>
    <w:rsid w:val="000C7181"/>
    <w:rsid w:val="000C7244"/>
    <w:rsid w:val="000C7675"/>
    <w:rsid w:val="000D02CB"/>
    <w:rsid w:val="000D0B2C"/>
    <w:rsid w:val="000D500E"/>
    <w:rsid w:val="000D588B"/>
    <w:rsid w:val="000D5A2E"/>
    <w:rsid w:val="000D6BE5"/>
    <w:rsid w:val="000D7685"/>
    <w:rsid w:val="000D770D"/>
    <w:rsid w:val="000E0471"/>
    <w:rsid w:val="000E0E23"/>
    <w:rsid w:val="000E1E65"/>
    <w:rsid w:val="000E3D6B"/>
    <w:rsid w:val="000E45A5"/>
    <w:rsid w:val="000E4CA6"/>
    <w:rsid w:val="000E7EFF"/>
    <w:rsid w:val="000F01DF"/>
    <w:rsid w:val="000F1140"/>
    <w:rsid w:val="000F139E"/>
    <w:rsid w:val="000F1C5B"/>
    <w:rsid w:val="000F2FC8"/>
    <w:rsid w:val="000F2FEE"/>
    <w:rsid w:val="000F31D2"/>
    <w:rsid w:val="000F4E3C"/>
    <w:rsid w:val="000F5AB9"/>
    <w:rsid w:val="000F5FCE"/>
    <w:rsid w:val="000F7038"/>
    <w:rsid w:val="000F763D"/>
    <w:rsid w:val="0010060E"/>
    <w:rsid w:val="001006A3"/>
    <w:rsid w:val="00103236"/>
    <w:rsid w:val="001036CB"/>
    <w:rsid w:val="00103A25"/>
    <w:rsid w:val="0010482E"/>
    <w:rsid w:val="00104A48"/>
    <w:rsid w:val="00105EBD"/>
    <w:rsid w:val="0010653F"/>
    <w:rsid w:val="001068E1"/>
    <w:rsid w:val="001105E4"/>
    <w:rsid w:val="00110D0B"/>
    <w:rsid w:val="00112064"/>
    <w:rsid w:val="001141C9"/>
    <w:rsid w:val="00114CDC"/>
    <w:rsid w:val="00115357"/>
    <w:rsid w:val="001157E7"/>
    <w:rsid w:val="0011601F"/>
    <w:rsid w:val="00116646"/>
    <w:rsid w:val="001170B7"/>
    <w:rsid w:val="00117475"/>
    <w:rsid w:val="001201CF"/>
    <w:rsid w:val="0012068D"/>
    <w:rsid w:val="0012295E"/>
    <w:rsid w:val="00123064"/>
    <w:rsid w:val="0012432D"/>
    <w:rsid w:val="001253C6"/>
    <w:rsid w:val="00125D26"/>
    <w:rsid w:val="00126A14"/>
    <w:rsid w:val="0012778D"/>
    <w:rsid w:val="00131113"/>
    <w:rsid w:val="00131854"/>
    <w:rsid w:val="00131B72"/>
    <w:rsid w:val="001346D1"/>
    <w:rsid w:val="00134D52"/>
    <w:rsid w:val="00134DB1"/>
    <w:rsid w:val="00135414"/>
    <w:rsid w:val="00135547"/>
    <w:rsid w:val="001356DE"/>
    <w:rsid w:val="001359ED"/>
    <w:rsid w:val="00135C2D"/>
    <w:rsid w:val="00135DD8"/>
    <w:rsid w:val="00136774"/>
    <w:rsid w:val="00137C35"/>
    <w:rsid w:val="0014035D"/>
    <w:rsid w:val="00140938"/>
    <w:rsid w:val="00140F23"/>
    <w:rsid w:val="00141721"/>
    <w:rsid w:val="00142498"/>
    <w:rsid w:val="00142AF3"/>
    <w:rsid w:val="0014330E"/>
    <w:rsid w:val="00143640"/>
    <w:rsid w:val="001436AB"/>
    <w:rsid w:val="00144551"/>
    <w:rsid w:val="00144B0C"/>
    <w:rsid w:val="001456F5"/>
    <w:rsid w:val="00146883"/>
    <w:rsid w:val="00146F6F"/>
    <w:rsid w:val="001471C5"/>
    <w:rsid w:val="0015247C"/>
    <w:rsid w:val="001537D3"/>
    <w:rsid w:val="00154464"/>
    <w:rsid w:val="00154DBB"/>
    <w:rsid w:val="00154F31"/>
    <w:rsid w:val="00155607"/>
    <w:rsid w:val="00155E7E"/>
    <w:rsid w:val="0015620A"/>
    <w:rsid w:val="00156904"/>
    <w:rsid w:val="00156E6A"/>
    <w:rsid w:val="00160093"/>
    <w:rsid w:val="0016086E"/>
    <w:rsid w:val="00160F08"/>
    <w:rsid w:val="00161F9F"/>
    <w:rsid w:val="00162755"/>
    <w:rsid w:val="00162BA1"/>
    <w:rsid w:val="00162E06"/>
    <w:rsid w:val="00163C86"/>
    <w:rsid w:val="00163D38"/>
    <w:rsid w:val="001640CE"/>
    <w:rsid w:val="00164674"/>
    <w:rsid w:val="001659FD"/>
    <w:rsid w:val="0016624E"/>
    <w:rsid w:val="00166596"/>
    <w:rsid w:val="00166D0D"/>
    <w:rsid w:val="00167D15"/>
    <w:rsid w:val="00170086"/>
    <w:rsid w:val="00170D12"/>
    <w:rsid w:val="0017142A"/>
    <w:rsid w:val="001719E8"/>
    <w:rsid w:val="00171C7A"/>
    <w:rsid w:val="001725E6"/>
    <w:rsid w:val="00172CD8"/>
    <w:rsid w:val="00174C50"/>
    <w:rsid w:val="00174D95"/>
    <w:rsid w:val="00175059"/>
    <w:rsid w:val="00175255"/>
    <w:rsid w:val="0017581E"/>
    <w:rsid w:val="00175F58"/>
    <w:rsid w:val="00180AD1"/>
    <w:rsid w:val="0018127D"/>
    <w:rsid w:val="00183754"/>
    <w:rsid w:val="001839D3"/>
    <w:rsid w:val="00183FD3"/>
    <w:rsid w:val="00187F6C"/>
    <w:rsid w:val="00190B8C"/>
    <w:rsid w:val="001917AA"/>
    <w:rsid w:val="00191843"/>
    <w:rsid w:val="00191867"/>
    <w:rsid w:val="0019187C"/>
    <w:rsid w:val="00191AAF"/>
    <w:rsid w:val="001930EF"/>
    <w:rsid w:val="00193DE3"/>
    <w:rsid w:val="00193F50"/>
    <w:rsid w:val="0019412A"/>
    <w:rsid w:val="001948D5"/>
    <w:rsid w:val="00195A26"/>
    <w:rsid w:val="00196923"/>
    <w:rsid w:val="00197FFA"/>
    <w:rsid w:val="001A10E4"/>
    <w:rsid w:val="001A77FF"/>
    <w:rsid w:val="001A7A54"/>
    <w:rsid w:val="001A7E00"/>
    <w:rsid w:val="001B2793"/>
    <w:rsid w:val="001B3712"/>
    <w:rsid w:val="001B3ED1"/>
    <w:rsid w:val="001B4F36"/>
    <w:rsid w:val="001B62D1"/>
    <w:rsid w:val="001C0424"/>
    <w:rsid w:val="001C0624"/>
    <w:rsid w:val="001C0D63"/>
    <w:rsid w:val="001C1149"/>
    <w:rsid w:val="001C18F1"/>
    <w:rsid w:val="001C194D"/>
    <w:rsid w:val="001C1D9E"/>
    <w:rsid w:val="001C2E23"/>
    <w:rsid w:val="001C323F"/>
    <w:rsid w:val="001C3E0B"/>
    <w:rsid w:val="001C4153"/>
    <w:rsid w:val="001C5136"/>
    <w:rsid w:val="001C5946"/>
    <w:rsid w:val="001C5B6B"/>
    <w:rsid w:val="001C5E9D"/>
    <w:rsid w:val="001C5FFA"/>
    <w:rsid w:val="001C6438"/>
    <w:rsid w:val="001C69D0"/>
    <w:rsid w:val="001C70A9"/>
    <w:rsid w:val="001D027C"/>
    <w:rsid w:val="001D0A30"/>
    <w:rsid w:val="001D250A"/>
    <w:rsid w:val="001D26CE"/>
    <w:rsid w:val="001D2736"/>
    <w:rsid w:val="001D431D"/>
    <w:rsid w:val="001D4D7E"/>
    <w:rsid w:val="001D526C"/>
    <w:rsid w:val="001D5E2B"/>
    <w:rsid w:val="001E0120"/>
    <w:rsid w:val="001E0485"/>
    <w:rsid w:val="001E04F6"/>
    <w:rsid w:val="001E06EC"/>
    <w:rsid w:val="001E07B9"/>
    <w:rsid w:val="001E100F"/>
    <w:rsid w:val="001E1FDE"/>
    <w:rsid w:val="001E2D18"/>
    <w:rsid w:val="001E3C58"/>
    <w:rsid w:val="001E3DB1"/>
    <w:rsid w:val="001E3E5C"/>
    <w:rsid w:val="001E4C1B"/>
    <w:rsid w:val="001E500B"/>
    <w:rsid w:val="001E5DB3"/>
    <w:rsid w:val="001E6347"/>
    <w:rsid w:val="001E66BF"/>
    <w:rsid w:val="001E7C6D"/>
    <w:rsid w:val="001F0281"/>
    <w:rsid w:val="001F04A5"/>
    <w:rsid w:val="001F10FA"/>
    <w:rsid w:val="001F14DD"/>
    <w:rsid w:val="001F1540"/>
    <w:rsid w:val="001F159D"/>
    <w:rsid w:val="001F1C3E"/>
    <w:rsid w:val="001F2AD9"/>
    <w:rsid w:val="001F2C5D"/>
    <w:rsid w:val="001F2DC7"/>
    <w:rsid w:val="001F40E4"/>
    <w:rsid w:val="001F5362"/>
    <w:rsid w:val="001F6049"/>
    <w:rsid w:val="001F6A88"/>
    <w:rsid w:val="0020086D"/>
    <w:rsid w:val="00202940"/>
    <w:rsid w:val="00202E35"/>
    <w:rsid w:val="00203C1C"/>
    <w:rsid w:val="00204097"/>
    <w:rsid w:val="0020444A"/>
    <w:rsid w:val="00205194"/>
    <w:rsid w:val="00206458"/>
    <w:rsid w:val="0020681A"/>
    <w:rsid w:val="00206A85"/>
    <w:rsid w:val="00206C86"/>
    <w:rsid w:val="002071C8"/>
    <w:rsid w:val="00207C7E"/>
    <w:rsid w:val="002122CB"/>
    <w:rsid w:val="002126BA"/>
    <w:rsid w:val="00213F83"/>
    <w:rsid w:val="00214FB8"/>
    <w:rsid w:val="002175DB"/>
    <w:rsid w:val="00220071"/>
    <w:rsid w:val="002213A8"/>
    <w:rsid w:val="00221C82"/>
    <w:rsid w:val="002226C4"/>
    <w:rsid w:val="00222D53"/>
    <w:rsid w:val="002230D2"/>
    <w:rsid w:val="002245AC"/>
    <w:rsid w:val="002259CB"/>
    <w:rsid w:val="00225CDE"/>
    <w:rsid w:val="00226458"/>
    <w:rsid w:val="00226C6E"/>
    <w:rsid w:val="0023015E"/>
    <w:rsid w:val="00231264"/>
    <w:rsid w:val="00234304"/>
    <w:rsid w:val="00234593"/>
    <w:rsid w:val="00234A43"/>
    <w:rsid w:val="0023651D"/>
    <w:rsid w:val="00236F53"/>
    <w:rsid w:val="0023703F"/>
    <w:rsid w:val="0024005C"/>
    <w:rsid w:val="00241068"/>
    <w:rsid w:val="00241627"/>
    <w:rsid w:val="00241D58"/>
    <w:rsid w:val="0024431C"/>
    <w:rsid w:val="0024454F"/>
    <w:rsid w:val="00244AA1"/>
    <w:rsid w:val="00244FFC"/>
    <w:rsid w:val="002461BD"/>
    <w:rsid w:val="0024633F"/>
    <w:rsid w:val="00247C89"/>
    <w:rsid w:val="002500B0"/>
    <w:rsid w:val="0025173E"/>
    <w:rsid w:val="00251B6E"/>
    <w:rsid w:val="00253053"/>
    <w:rsid w:val="00253249"/>
    <w:rsid w:val="00253D1C"/>
    <w:rsid w:val="00254FC9"/>
    <w:rsid w:val="00256C2A"/>
    <w:rsid w:val="002603BD"/>
    <w:rsid w:val="00260A3E"/>
    <w:rsid w:val="00262BAE"/>
    <w:rsid w:val="002637CB"/>
    <w:rsid w:val="00265D05"/>
    <w:rsid w:val="00267F6E"/>
    <w:rsid w:val="00271AA3"/>
    <w:rsid w:val="00273447"/>
    <w:rsid w:val="002739C6"/>
    <w:rsid w:val="00273A96"/>
    <w:rsid w:val="00273B53"/>
    <w:rsid w:val="00275DB3"/>
    <w:rsid w:val="00276ED6"/>
    <w:rsid w:val="002772DE"/>
    <w:rsid w:val="00277B13"/>
    <w:rsid w:val="0028094E"/>
    <w:rsid w:val="002819FE"/>
    <w:rsid w:val="00281CE3"/>
    <w:rsid w:val="002823F1"/>
    <w:rsid w:val="002826FD"/>
    <w:rsid w:val="00283147"/>
    <w:rsid w:val="00283355"/>
    <w:rsid w:val="00283A19"/>
    <w:rsid w:val="00285407"/>
    <w:rsid w:val="00285F5B"/>
    <w:rsid w:val="002862CD"/>
    <w:rsid w:val="002903E0"/>
    <w:rsid w:val="00291A29"/>
    <w:rsid w:val="00294A04"/>
    <w:rsid w:val="00295919"/>
    <w:rsid w:val="00295A63"/>
    <w:rsid w:val="00296970"/>
    <w:rsid w:val="00296B82"/>
    <w:rsid w:val="00296F01"/>
    <w:rsid w:val="002A02E6"/>
    <w:rsid w:val="002A0C24"/>
    <w:rsid w:val="002A0D7C"/>
    <w:rsid w:val="002A1263"/>
    <w:rsid w:val="002A1615"/>
    <w:rsid w:val="002A225A"/>
    <w:rsid w:val="002A293E"/>
    <w:rsid w:val="002A3B74"/>
    <w:rsid w:val="002A3DA6"/>
    <w:rsid w:val="002A5106"/>
    <w:rsid w:val="002A67AA"/>
    <w:rsid w:val="002A7AE1"/>
    <w:rsid w:val="002B109D"/>
    <w:rsid w:val="002B1541"/>
    <w:rsid w:val="002B16EA"/>
    <w:rsid w:val="002B1CAA"/>
    <w:rsid w:val="002B2498"/>
    <w:rsid w:val="002B2B40"/>
    <w:rsid w:val="002B3B3D"/>
    <w:rsid w:val="002B582E"/>
    <w:rsid w:val="002B7A94"/>
    <w:rsid w:val="002B7D4A"/>
    <w:rsid w:val="002B7DBD"/>
    <w:rsid w:val="002C0A02"/>
    <w:rsid w:val="002C2734"/>
    <w:rsid w:val="002C2751"/>
    <w:rsid w:val="002C289B"/>
    <w:rsid w:val="002C2B64"/>
    <w:rsid w:val="002C3EF1"/>
    <w:rsid w:val="002C634B"/>
    <w:rsid w:val="002C665F"/>
    <w:rsid w:val="002C73A6"/>
    <w:rsid w:val="002C76E0"/>
    <w:rsid w:val="002C78CD"/>
    <w:rsid w:val="002C7EB0"/>
    <w:rsid w:val="002C7F03"/>
    <w:rsid w:val="002D53BB"/>
    <w:rsid w:val="002D6906"/>
    <w:rsid w:val="002D6BED"/>
    <w:rsid w:val="002D6EE5"/>
    <w:rsid w:val="002E0EE7"/>
    <w:rsid w:val="002E11C6"/>
    <w:rsid w:val="002E1733"/>
    <w:rsid w:val="002E2DF5"/>
    <w:rsid w:val="002E3CCB"/>
    <w:rsid w:val="002E3F4A"/>
    <w:rsid w:val="002E47DE"/>
    <w:rsid w:val="002E4D35"/>
    <w:rsid w:val="002E5DC0"/>
    <w:rsid w:val="002E60B1"/>
    <w:rsid w:val="002E6A18"/>
    <w:rsid w:val="002F0672"/>
    <w:rsid w:val="002F10DF"/>
    <w:rsid w:val="002F2E21"/>
    <w:rsid w:val="002F35CE"/>
    <w:rsid w:val="002F3763"/>
    <w:rsid w:val="002F58D3"/>
    <w:rsid w:val="002F70C6"/>
    <w:rsid w:val="002F7792"/>
    <w:rsid w:val="003004E5"/>
    <w:rsid w:val="00300550"/>
    <w:rsid w:val="00301F0C"/>
    <w:rsid w:val="003027C2"/>
    <w:rsid w:val="00302DEA"/>
    <w:rsid w:val="00303AD0"/>
    <w:rsid w:val="00303C8E"/>
    <w:rsid w:val="00304C03"/>
    <w:rsid w:val="00304D4B"/>
    <w:rsid w:val="0030590E"/>
    <w:rsid w:val="00305C00"/>
    <w:rsid w:val="003079F0"/>
    <w:rsid w:val="00307EF8"/>
    <w:rsid w:val="00310381"/>
    <w:rsid w:val="0031140E"/>
    <w:rsid w:val="0031172B"/>
    <w:rsid w:val="00311BD2"/>
    <w:rsid w:val="00313CD8"/>
    <w:rsid w:val="00313D90"/>
    <w:rsid w:val="003148AB"/>
    <w:rsid w:val="00315694"/>
    <w:rsid w:val="00316D7F"/>
    <w:rsid w:val="00317299"/>
    <w:rsid w:val="00320398"/>
    <w:rsid w:val="0032113B"/>
    <w:rsid w:val="0032147E"/>
    <w:rsid w:val="00321C9B"/>
    <w:rsid w:val="00324AAE"/>
    <w:rsid w:val="003268BB"/>
    <w:rsid w:val="00326B21"/>
    <w:rsid w:val="00326B84"/>
    <w:rsid w:val="003307A5"/>
    <w:rsid w:val="00331C7C"/>
    <w:rsid w:val="00332859"/>
    <w:rsid w:val="00332AAA"/>
    <w:rsid w:val="003337F9"/>
    <w:rsid w:val="003342F8"/>
    <w:rsid w:val="0033555F"/>
    <w:rsid w:val="00335898"/>
    <w:rsid w:val="00337234"/>
    <w:rsid w:val="003374A2"/>
    <w:rsid w:val="003405CD"/>
    <w:rsid w:val="00340935"/>
    <w:rsid w:val="00340AF9"/>
    <w:rsid w:val="00340CF9"/>
    <w:rsid w:val="00342012"/>
    <w:rsid w:val="0034208F"/>
    <w:rsid w:val="00342981"/>
    <w:rsid w:val="00342C30"/>
    <w:rsid w:val="00342D64"/>
    <w:rsid w:val="00343A44"/>
    <w:rsid w:val="00344BE0"/>
    <w:rsid w:val="003457FC"/>
    <w:rsid w:val="0034643D"/>
    <w:rsid w:val="00346CB8"/>
    <w:rsid w:val="0034706D"/>
    <w:rsid w:val="0034720C"/>
    <w:rsid w:val="00347B6F"/>
    <w:rsid w:val="00350161"/>
    <w:rsid w:val="00350815"/>
    <w:rsid w:val="00350C37"/>
    <w:rsid w:val="003515C4"/>
    <w:rsid w:val="0035163D"/>
    <w:rsid w:val="00351879"/>
    <w:rsid w:val="00351994"/>
    <w:rsid w:val="00351F97"/>
    <w:rsid w:val="003522D3"/>
    <w:rsid w:val="0035325A"/>
    <w:rsid w:val="003538E4"/>
    <w:rsid w:val="00353B79"/>
    <w:rsid w:val="003544FF"/>
    <w:rsid w:val="00355C95"/>
    <w:rsid w:val="00356327"/>
    <w:rsid w:val="00356B36"/>
    <w:rsid w:val="00356FAD"/>
    <w:rsid w:val="00357070"/>
    <w:rsid w:val="00357C45"/>
    <w:rsid w:val="00362F2E"/>
    <w:rsid w:val="003633BE"/>
    <w:rsid w:val="00363984"/>
    <w:rsid w:val="00363E30"/>
    <w:rsid w:val="003669F9"/>
    <w:rsid w:val="00367920"/>
    <w:rsid w:val="00367C7C"/>
    <w:rsid w:val="00367D87"/>
    <w:rsid w:val="00370EA4"/>
    <w:rsid w:val="003713E6"/>
    <w:rsid w:val="00371C0D"/>
    <w:rsid w:val="00371CA3"/>
    <w:rsid w:val="00373154"/>
    <w:rsid w:val="00375532"/>
    <w:rsid w:val="003762E5"/>
    <w:rsid w:val="00376CAF"/>
    <w:rsid w:val="00377054"/>
    <w:rsid w:val="003773F3"/>
    <w:rsid w:val="00380012"/>
    <w:rsid w:val="00381906"/>
    <w:rsid w:val="00381DB7"/>
    <w:rsid w:val="003829D1"/>
    <w:rsid w:val="0038346F"/>
    <w:rsid w:val="003838DC"/>
    <w:rsid w:val="00384F6B"/>
    <w:rsid w:val="00386048"/>
    <w:rsid w:val="0038696E"/>
    <w:rsid w:val="00386FF0"/>
    <w:rsid w:val="00390204"/>
    <w:rsid w:val="00390206"/>
    <w:rsid w:val="003921EF"/>
    <w:rsid w:val="003922F5"/>
    <w:rsid w:val="003934A1"/>
    <w:rsid w:val="003947CE"/>
    <w:rsid w:val="00395210"/>
    <w:rsid w:val="00395DB0"/>
    <w:rsid w:val="00396C77"/>
    <w:rsid w:val="00396E8B"/>
    <w:rsid w:val="003A02A6"/>
    <w:rsid w:val="003A04BB"/>
    <w:rsid w:val="003A0B63"/>
    <w:rsid w:val="003A0C15"/>
    <w:rsid w:val="003A156A"/>
    <w:rsid w:val="003A2290"/>
    <w:rsid w:val="003A2451"/>
    <w:rsid w:val="003A28D0"/>
    <w:rsid w:val="003A6BDF"/>
    <w:rsid w:val="003A75C8"/>
    <w:rsid w:val="003A7DF2"/>
    <w:rsid w:val="003B0C36"/>
    <w:rsid w:val="003B1014"/>
    <w:rsid w:val="003B1B31"/>
    <w:rsid w:val="003B23AB"/>
    <w:rsid w:val="003B3BE6"/>
    <w:rsid w:val="003B3C78"/>
    <w:rsid w:val="003B42DD"/>
    <w:rsid w:val="003B4B8B"/>
    <w:rsid w:val="003B50A8"/>
    <w:rsid w:val="003B56A6"/>
    <w:rsid w:val="003B5C82"/>
    <w:rsid w:val="003B70DB"/>
    <w:rsid w:val="003B7719"/>
    <w:rsid w:val="003B7C0C"/>
    <w:rsid w:val="003C2892"/>
    <w:rsid w:val="003C31D3"/>
    <w:rsid w:val="003C4034"/>
    <w:rsid w:val="003C51D2"/>
    <w:rsid w:val="003C555F"/>
    <w:rsid w:val="003C630D"/>
    <w:rsid w:val="003C684B"/>
    <w:rsid w:val="003D0543"/>
    <w:rsid w:val="003D18AC"/>
    <w:rsid w:val="003D1962"/>
    <w:rsid w:val="003D2721"/>
    <w:rsid w:val="003D461B"/>
    <w:rsid w:val="003D5543"/>
    <w:rsid w:val="003D5621"/>
    <w:rsid w:val="003D5706"/>
    <w:rsid w:val="003D5AA0"/>
    <w:rsid w:val="003D613D"/>
    <w:rsid w:val="003D62B6"/>
    <w:rsid w:val="003D7005"/>
    <w:rsid w:val="003E1AA1"/>
    <w:rsid w:val="003E209B"/>
    <w:rsid w:val="003E3013"/>
    <w:rsid w:val="003E389A"/>
    <w:rsid w:val="003E448F"/>
    <w:rsid w:val="003E4A7B"/>
    <w:rsid w:val="003E6272"/>
    <w:rsid w:val="003E73F4"/>
    <w:rsid w:val="003F0ED8"/>
    <w:rsid w:val="003F2B30"/>
    <w:rsid w:val="003F3E96"/>
    <w:rsid w:val="003F404E"/>
    <w:rsid w:val="003F43BB"/>
    <w:rsid w:val="003F45B7"/>
    <w:rsid w:val="003F5567"/>
    <w:rsid w:val="003F5935"/>
    <w:rsid w:val="003F74BB"/>
    <w:rsid w:val="003F75FF"/>
    <w:rsid w:val="003F79F2"/>
    <w:rsid w:val="003F7C67"/>
    <w:rsid w:val="004002F7"/>
    <w:rsid w:val="0040052A"/>
    <w:rsid w:val="004012E3"/>
    <w:rsid w:val="00402323"/>
    <w:rsid w:val="00402330"/>
    <w:rsid w:val="0041241F"/>
    <w:rsid w:val="00413559"/>
    <w:rsid w:val="004148EE"/>
    <w:rsid w:val="004149D3"/>
    <w:rsid w:val="00414D48"/>
    <w:rsid w:val="00415762"/>
    <w:rsid w:val="00416267"/>
    <w:rsid w:val="0041787D"/>
    <w:rsid w:val="00417D9C"/>
    <w:rsid w:val="0042049F"/>
    <w:rsid w:val="00422934"/>
    <w:rsid w:val="0042315F"/>
    <w:rsid w:val="00423425"/>
    <w:rsid w:val="0042356C"/>
    <w:rsid w:val="004241FB"/>
    <w:rsid w:val="0042469B"/>
    <w:rsid w:val="00426439"/>
    <w:rsid w:val="00427F87"/>
    <w:rsid w:val="00430F42"/>
    <w:rsid w:val="00431030"/>
    <w:rsid w:val="004314EF"/>
    <w:rsid w:val="00431501"/>
    <w:rsid w:val="004319BE"/>
    <w:rsid w:val="004319EA"/>
    <w:rsid w:val="00431AC8"/>
    <w:rsid w:val="00431E2F"/>
    <w:rsid w:val="004322F8"/>
    <w:rsid w:val="004327CD"/>
    <w:rsid w:val="00433667"/>
    <w:rsid w:val="00434EF3"/>
    <w:rsid w:val="0043545A"/>
    <w:rsid w:val="00435471"/>
    <w:rsid w:val="004356C5"/>
    <w:rsid w:val="00436578"/>
    <w:rsid w:val="00436F01"/>
    <w:rsid w:val="004370F6"/>
    <w:rsid w:val="00437576"/>
    <w:rsid w:val="00437BE1"/>
    <w:rsid w:val="00440AA4"/>
    <w:rsid w:val="00440B49"/>
    <w:rsid w:val="004413D0"/>
    <w:rsid w:val="00444715"/>
    <w:rsid w:val="004447EA"/>
    <w:rsid w:val="00444C1A"/>
    <w:rsid w:val="00447089"/>
    <w:rsid w:val="0045023B"/>
    <w:rsid w:val="004509F0"/>
    <w:rsid w:val="00450A26"/>
    <w:rsid w:val="00450C6A"/>
    <w:rsid w:val="00451FFA"/>
    <w:rsid w:val="00453F77"/>
    <w:rsid w:val="00454FAF"/>
    <w:rsid w:val="00455628"/>
    <w:rsid w:val="004559E3"/>
    <w:rsid w:val="00455DBE"/>
    <w:rsid w:val="00457F71"/>
    <w:rsid w:val="004605C8"/>
    <w:rsid w:val="0046168C"/>
    <w:rsid w:val="004632D5"/>
    <w:rsid w:val="004639D8"/>
    <w:rsid w:val="00464421"/>
    <w:rsid w:val="004663A6"/>
    <w:rsid w:val="00466654"/>
    <w:rsid w:val="00467B1C"/>
    <w:rsid w:val="00467E93"/>
    <w:rsid w:val="00470676"/>
    <w:rsid w:val="00470AA5"/>
    <w:rsid w:val="00470F87"/>
    <w:rsid w:val="00471F22"/>
    <w:rsid w:val="0047206D"/>
    <w:rsid w:val="004721FF"/>
    <w:rsid w:val="00473FB3"/>
    <w:rsid w:val="00474319"/>
    <w:rsid w:val="0047560D"/>
    <w:rsid w:val="004758D0"/>
    <w:rsid w:val="00475C2A"/>
    <w:rsid w:val="00475D7B"/>
    <w:rsid w:val="0047745F"/>
    <w:rsid w:val="00477BFC"/>
    <w:rsid w:val="00480A53"/>
    <w:rsid w:val="00481DD7"/>
    <w:rsid w:val="00481FF9"/>
    <w:rsid w:val="004829BA"/>
    <w:rsid w:val="00482C3F"/>
    <w:rsid w:val="004835DF"/>
    <w:rsid w:val="00485260"/>
    <w:rsid w:val="00485358"/>
    <w:rsid w:val="00485415"/>
    <w:rsid w:val="00485FE5"/>
    <w:rsid w:val="00486DCF"/>
    <w:rsid w:val="0048716A"/>
    <w:rsid w:val="00490F99"/>
    <w:rsid w:val="00491165"/>
    <w:rsid w:val="00492094"/>
    <w:rsid w:val="0049308D"/>
    <w:rsid w:val="004931ED"/>
    <w:rsid w:val="00493899"/>
    <w:rsid w:val="004952B2"/>
    <w:rsid w:val="00495322"/>
    <w:rsid w:val="0049570C"/>
    <w:rsid w:val="00495B51"/>
    <w:rsid w:val="00496578"/>
    <w:rsid w:val="00496C5A"/>
    <w:rsid w:val="00497B5E"/>
    <w:rsid w:val="004A0496"/>
    <w:rsid w:val="004A0772"/>
    <w:rsid w:val="004A193B"/>
    <w:rsid w:val="004A1A7D"/>
    <w:rsid w:val="004A227A"/>
    <w:rsid w:val="004A320C"/>
    <w:rsid w:val="004A35C1"/>
    <w:rsid w:val="004A37EB"/>
    <w:rsid w:val="004A4148"/>
    <w:rsid w:val="004A46B8"/>
    <w:rsid w:val="004A4DBF"/>
    <w:rsid w:val="004A7C62"/>
    <w:rsid w:val="004A7F93"/>
    <w:rsid w:val="004B1E6F"/>
    <w:rsid w:val="004B25F9"/>
    <w:rsid w:val="004B2AAE"/>
    <w:rsid w:val="004B2F34"/>
    <w:rsid w:val="004B434C"/>
    <w:rsid w:val="004B43E1"/>
    <w:rsid w:val="004B4471"/>
    <w:rsid w:val="004B4617"/>
    <w:rsid w:val="004B485D"/>
    <w:rsid w:val="004B58D4"/>
    <w:rsid w:val="004B5976"/>
    <w:rsid w:val="004B62F8"/>
    <w:rsid w:val="004B7E42"/>
    <w:rsid w:val="004C1DC7"/>
    <w:rsid w:val="004C2416"/>
    <w:rsid w:val="004C48BC"/>
    <w:rsid w:val="004C52C2"/>
    <w:rsid w:val="004C553D"/>
    <w:rsid w:val="004C5E99"/>
    <w:rsid w:val="004C773E"/>
    <w:rsid w:val="004C795D"/>
    <w:rsid w:val="004D1478"/>
    <w:rsid w:val="004D282C"/>
    <w:rsid w:val="004D3825"/>
    <w:rsid w:val="004D3A7D"/>
    <w:rsid w:val="004D51F9"/>
    <w:rsid w:val="004D5764"/>
    <w:rsid w:val="004D6010"/>
    <w:rsid w:val="004D6207"/>
    <w:rsid w:val="004D699C"/>
    <w:rsid w:val="004D6CCF"/>
    <w:rsid w:val="004D7379"/>
    <w:rsid w:val="004D7D58"/>
    <w:rsid w:val="004D7E2A"/>
    <w:rsid w:val="004D7E32"/>
    <w:rsid w:val="004E072F"/>
    <w:rsid w:val="004E144A"/>
    <w:rsid w:val="004E4BAD"/>
    <w:rsid w:val="004E5138"/>
    <w:rsid w:val="004E556F"/>
    <w:rsid w:val="004E59CB"/>
    <w:rsid w:val="004E5B06"/>
    <w:rsid w:val="004E6158"/>
    <w:rsid w:val="004E6C21"/>
    <w:rsid w:val="004E6C68"/>
    <w:rsid w:val="004F2D83"/>
    <w:rsid w:val="004F304A"/>
    <w:rsid w:val="004F31EC"/>
    <w:rsid w:val="004F6509"/>
    <w:rsid w:val="004F67E0"/>
    <w:rsid w:val="004F7A26"/>
    <w:rsid w:val="005008D8"/>
    <w:rsid w:val="00501292"/>
    <w:rsid w:val="00501CA0"/>
    <w:rsid w:val="005023C2"/>
    <w:rsid w:val="00503772"/>
    <w:rsid w:val="00503BB7"/>
    <w:rsid w:val="005048F6"/>
    <w:rsid w:val="00505FBA"/>
    <w:rsid w:val="0050631C"/>
    <w:rsid w:val="0050649A"/>
    <w:rsid w:val="00507AE2"/>
    <w:rsid w:val="00511441"/>
    <w:rsid w:val="005127CA"/>
    <w:rsid w:val="00512CB4"/>
    <w:rsid w:val="00513175"/>
    <w:rsid w:val="0051464B"/>
    <w:rsid w:val="0051470E"/>
    <w:rsid w:val="00514D70"/>
    <w:rsid w:val="00515B6F"/>
    <w:rsid w:val="00516D98"/>
    <w:rsid w:val="0051767C"/>
    <w:rsid w:val="00517F2B"/>
    <w:rsid w:val="00521504"/>
    <w:rsid w:val="00522B0D"/>
    <w:rsid w:val="00523F97"/>
    <w:rsid w:val="00524422"/>
    <w:rsid w:val="00524428"/>
    <w:rsid w:val="005258EA"/>
    <w:rsid w:val="00525FAC"/>
    <w:rsid w:val="00526936"/>
    <w:rsid w:val="00526D21"/>
    <w:rsid w:val="00526FD2"/>
    <w:rsid w:val="00530E19"/>
    <w:rsid w:val="00531978"/>
    <w:rsid w:val="00532B7B"/>
    <w:rsid w:val="005339C1"/>
    <w:rsid w:val="00533D0E"/>
    <w:rsid w:val="00536B6A"/>
    <w:rsid w:val="00537054"/>
    <w:rsid w:val="00537085"/>
    <w:rsid w:val="005377FF"/>
    <w:rsid w:val="00537C31"/>
    <w:rsid w:val="00537D90"/>
    <w:rsid w:val="005409E7"/>
    <w:rsid w:val="00541A9B"/>
    <w:rsid w:val="00543083"/>
    <w:rsid w:val="00543467"/>
    <w:rsid w:val="00544BF9"/>
    <w:rsid w:val="00545723"/>
    <w:rsid w:val="00545D90"/>
    <w:rsid w:val="00546318"/>
    <w:rsid w:val="005465F6"/>
    <w:rsid w:val="00546CFB"/>
    <w:rsid w:val="0054779C"/>
    <w:rsid w:val="00547B5B"/>
    <w:rsid w:val="00550D00"/>
    <w:rsid w:val="005511CF"/>
    <w:rsid w:val="005516C9"/>
    <w:rsid w:val="00551E82"/>
    <w:rsid w:val="0055295A"/>
    <w:rsid w:val="005533CD"/>
    <w:rsid w:val="00553986"/>
    <w:rsid w:val="005547C6"/>
    <w:rsid w:val="005552D7"/>
    <w:rsid w:val="00555A73"/>
    <w:rsid w:val="005560B9"/>
    <w:rsid w:val="00556383"/>
    <w:rsid w:val="00556E32"/>
    <w:rsid w:val="00557FB4"/>
    <w:rsid w:val="00560655"/>
    <w:rsid w:val="00560AEA"/>
    <w:rsid w:val="00560FC9"/>
    <w:rsid w:val="005619F4"/>
    <w:rsid w:val="005620FC"/>
    <w:rsid w:val="005630AB"/>
    <w:rsid w:val="005633D8"/>
    <w:rsid w:val="00564024"/>
    <w:rsid w:val="005642F3"/>
    <w:rsid w:val="005648B4"/>
    <w:rsid w:val="00565209"/>
    <w:rsid w:val="005654C5"/>
    <w:rsid w:val="005670A6"/>
    <w:rsid w:val="005705C4"/>
    <w:rsid w:val="0057425C"/>
    <w:rsid w:val="00574D49"/>
    <w:rsid w:val="00574FB1"/>
    <w:rsid w:val="005771FB"/>
    <w:rsid w:val="00577900"/>
    <w:rsid w:val="00577F2F"/>
    <w:rsid w:val="00581E31"/>
    <w:rsid w:val="005836E5"/>
    <w:rsid w:val="00583AC1"/>
    <w:rsid w:val="00584E40"/>
    <w:rsid w:val="00585CED"/>
    <w:rsid w:val="0058623E"/>
    <w:rsid w:val="0059029B"/>
    <w:rsid w:val="00591663"/>
    <w:rsid w:val="00593C9A"/>
    <w:rsid w:val="00594118"/>
    <w:rsid w:val="00594B75"/>
    <w:rsid w:val="005950FD"/>
    <w:rsid w:val="0059688A"/>
    <w:rsid w:val="00597198"/>
    <w:rsid w:val="00597B99"/>
    <w:rsid w:val="00597E57"/>
    <w:rsid w:val="005A0341"/>
    <w:rsid w:val="005A05B4"/>
    <w:rsid w:val="005A10DD"/>
    <w:rsid w:val="005A1C73"/>
    <w:rsid w:val="005A2DA8"/>
    <w:rsid w:val="005A333A"/>
    <w:rsid w:val="005A36F9"/>
    <w:rsid w:val="005A558E"/>
    <w:rsid w:val="005A5B01"/>
    <w:rsid w:val="005A6C40"/>
    <w:rsid w:val="005A723A"/>
    <w:rsid w:val="005B1B1B"/>
    <w:rsid w:val="005B270C"/>
    <w:rsid w:val="005B3505"/>
    <w:rsid w:val="005B4BF9"/>
    <w:rsid w:val="005B74FD"/>
    <w:rsid w:val="005B77FB"/>
    <w:rsid w:val="005B7D20"/>
    <w:rsid w:val="005C0B6B"/>
    <w:rsid w:val="005C180E"/>
    <w:rsid w:val="005C1913"/>
    <w:rsid w:val="005C491A"/>
    <w:rsid w:val="005C5783"/>
    <w:rsid w:val="005C596D"/>
    <w:rsid w:val="005C6143"/>
    <w:rsid w:val="005C6250"/>
    <w:rsid w:val="005C6451"/>
    <w:rsid w:val="005C7561"/>
    <w:rsid w:val="005D03D7"/>
    <w:rsid w:val="005D0792"/>
    <w:rsid w:val="005D1582"/>
    <w:rsid w:val="005D18A1"/>
    <w:rsid w:val="005D29C5"/>
    <w:rsid w:val="005D2F72"/>
    <w:rsid w:val="005D3664"/>
    <w:rsid w:val="005D43A5"/>
    <w:rsid w:val="005D4C1C"/>
    <w:rsid w:val="005D4E9F"/>
    <w:rsid w:val="005D5044"/>
    <w:rsid w:val="005D7E02"/>
    <w:rsid w:val="005E0715"/>
    <w:rsid w:val="005E0B1F"/>
    <w:rsid w:val="005E13DB"/>
    <w:rsid w:val="005E1DEC"/>
    <w:rsid w:val="005E276D"/>
    <w:rsid w:val="005E3DCF"/>
    <w:rsid w:val="005E4C2D"/>
    <w:rsid w:val="005E615C"/>
    <w:rsid w:val="005E61CD"/>
    <w:rsid w:val="005E6647"/>
    <w:rsid w:val="005F3661"/>
    <w:rsid w:val="005F5945"/>
    <w:rsid w:val="005F62CE"/>
    <w:rsid w:val="005F765B"/>
    <w:rsid w:val="005F7C70"/>
    <w:rsid w:val="005F7F15"/>
    <w:rsid w:val="00603743"/>
    <w:rsid w:val="00604771"/>
    <w:rsid w:val="0060493B"/>
    <w:rsid w:val="006059D0"/>
    <w:rsid w:val="00606218"/>
    <w:rsid w:val="00606CB9"/>
    <w:rsid w:val="0061097A"/>
    <w:rsid w:val="00610ED4"/>
    <w:rsid w:val="006111E8"/>
    <w:rsid w:val="006114FF"/>
    <w:rsid w:val="00611FB7"/>
    <w:rsid w:val="00612A61"/>
    <w:rsid w:val="00612B45"/>
    <w:rsid w:val="00613AE9"/>
    <w:rsid w:val="006153F0"/>
    <w:rsid w:val="0061612E"/>
    <w:rsid w:val="006161ED"/>
    <w:rsid w:val="00617C7B"/>
    <w:rsid w:val="0062008F"/>
    <w:rsid w:val="00620107"/>
    <w:rsid w:val="006204EF"/>
    <w:rsid w:val="00621374"/>
    <w:rsid w:val="006219DA"/>
    <w:rsid w:val="00621E8B"/>
    <w:rsid w:val="0062205B"/>
    <w:rsid w:val="006229DF"/>
    <w:rsid w:val="00623570"/>
    <w:rsid w:val="00623F1F"/>
    <w:rsid w:val="00624070"/>
    <w:rsid w:val="006240B3"/>
    <w:rsid w:val="006252A8"/>
    <w:rsid w:val="0062739B"/>
    <w:rsid w:val="006274D9"/>
    <w:rsid w:val="00627A9A"/>
    <w:rsid w:val="00627E27"/>
    <w:rsid w:val="006303E2"/>
    <w:rsid w:val="0063054D"/>
    <w:rsid w:val="00631AB1"/>
    <w:rsid w:val="00631FF5"/>
    <w:rsid w:val="0063280B"/>
    <w:rsid w:val="0063284B"/>
    <w:rsid w:val="00632DB4"/>
    <w:rsid w:val="00632E0D"/>
    <w:rsid w:val="0063616C"/>
    <w:rsid w:val="00637D13"/>
    <w:rsid w:val="00640B8A"/>
    <w:rsid w:val="00641492"/>
    <w:rsid w:val="00641762"/>
    <w:rsid w:val="00641816"/>
    <w:rsid w:val="00641D23"/>
    <w:rsid w:val="00641F1F"/>
    <w:rsid w:val="006422D8"/>
    <w:rsid w:val="00642719"/>
    <w:rsid w:val="00642726"/>
    <w:rsid w:val="0064278D"/>
    <w:rsid w:val="006444D9"/>
    <w:rsid w:val="00644C48"/>
    <w:rsid w:val="00644C4C"/>
    <w:rsid w:val="0064579C"/>
    <w:rsid w:val="006469C6"/>
    <w:rsid w:val="00647186"/>
    <w:rsid w:val="00650E2E"/>
    <w:rsid w:val="00651C09"/>
    <w:rsid w:val="00651CE1"/>
    <w:rsid w:val="00652793"/>
    <w:rsid w:val="0065377E"/>
    <w:rsid w:val="00653E36"/>
    <w:rsid w:val="00654723"/>
    <w:rsid w:val="00654AEF"/>
    <w:rsid w:val="00654FC8"/>
    <w:rsid w:val="00655472"/>
    <w:rsid w:val="006555A3"/>
    <w:rsid w:val="00657172"/>
    <w:rsid w:val="00657D30"/>
    <w:rsid w:val="00657DCC"/>
    <w:rsid w:val="00660238"/>
    <w:rsid w:val="006607D3"/>
    <w:rsid w:val="00660E09"/>
    <w:rsid w:val="006639F9"/>
    <w:rsid w:val="00664430"/>
    <w:rsid w:val="0066445E"/>
    <w:rsid w:val="00665467"/>
    <w:rsid w:val="00665D31"/>
    <w:rsid w:val="00666499"/>
    <w:rsid w:val="00667107"/>
    <w:rsid w:val="00667136"/>
    <w:rsid w:val="0066729A"/>
    <w:rsid w:val="006676CB"/>
    <w:rsid w:val="006678DD"/>
    <w:rsid w:val="006707EB"/>
    <w:rsid w:val="00670C3E"/>
    <w:rsid w:val="00671437"/>
    <w:rsid w:val="00672276"/>
    <w:rsid w:val="00672D47"/>
    <w:rsid w:val="00673F79"/>
    <w:rsid w:val="00673FA9"/>
    <w:rsid w:val="00674132"/>
    <w:rsid w:val="00674A37"/>
    <w:rsid w:val="00677A79"/>
    <w:rsid w:val="00681463"/>
    <w:rsid w:val="00682842"/>
    <w:rsid w:val="00683895"/>
    <w:rsid w:val="00683976"/>
    <w:rsid w:val="00683A01"/>
    <w:rsid w:val="00683D6B"/>
    <w:rsid w:val="00684AD3"/>
    <w:rsid w:val="00684B49"/>
    <w:rsid w:val="006855A0"/>
    <w:rsid w:val="00685A63"/>
    <w:rsid w:val="00686154"/>
    <w:rsid w:val="00686713"/>
    <w:rsid w:val="006878D9"/>
    <w:rsid w:val="00687D34"/>
    <w:rsid w:val="00691675"/>
    <w:rsid w:val="006927CF"/>
    <w:rsid w:val="00695352"/>
    <w:rsid w:val="006979D4"/>
    <w:rsid w:val="006A0825"/>
    <w:rsid w:val="006A0EC3"/>
    <w:rsid w:val="006A1122"/>
    <w:rsid w:val="006A1232"/>
    <w:rsid w:val="006A15A8"/>
    <w:rsid w:val="006A3A77"/>
    <w:rsid w:val="006A3C0A"/>
    <w:rsid w:val="006A44E4"/>
    <w:rsid w:val="006A4752"/>
    <w:rsid w:val="006A4D8D"/>
    <w:rsid w:val="006A598A"/>
    <w:rsid w:val="006A5E51"/>
    <w:rsid w:val="006A6073"/>
    <w:rsid w:val="006A6132"/>
    <w:rsid w:val="006B1423"/>
    <w:rsid w:val="006B355C"/>
    <w:rsid w:val="006B3752"/>
    <w:rsid w:val="006B380B"/>
    <w:rsid w:val="006B3D6C"/>
    <w:rsid w:val="006B3E5D"/>
    <w:rsid w:val="006B3EEE"/>
    <w:rsid w:val="006B4035"/>
    <w:rsid w:val="006B421A"/>
    <w:rsid w:val="006B4688"/>
    <w:rsid w:val="006B4869"/>
    <w:rsid w:val="006B57EB"/>
    <w:rsid w:val="006B6342"/>
    <w:rsid w:val="006B6710"/>
    <w:rsid w:val="006C0F8B"/>
    <w:rsid w:val="006C1A0D"/>
    <w:rsid w:val="006C27C0"/>
    <w:rsid w:val="006C2DEF"/>
    <w:rsid w:val="006C2EEB"/>
    <w:rsid w:val="006C3511"/>
    <w:rsid w:val="006C4447"/>
    <w:rsid w:val="006C4D33"/>
    <w:rsid w:val="006C5E46"/>
    <w:rsid w:val="006C62F1"/>
    <w:rsid w:val="006C78E1"/>
    <w:rsid w:val="006C7B38"/>
    <w:rsid w:val="006C7B64"/>
    <w:rsid w:val="006C7C60"/>
    <w:rsid w:val="006C7EED"/>
    <w:rsid w:val="006D12C8"/>
    <w:rsid w:val="006D1D0E"/>
    <w:rsid w:val="006D58C1"/>
    <w:rsid w:val="006D5B89"/>
    <w:rsid w:val="006D704B"/>
    <w:rsid w:val="006E031D"/>
    <w:rsid w:val="006E17BC"/>
    <w:rsid w:val="006E1E52"/>
    <w:rsid w:val="006E323C"/>
    <w:rsid w:val="006E345C"/>
    <w:rsid w:val="006E3481"/>
    <w:rsid w:val="006E3B9F"/>
    <w:rsid w:val="006E5F9E"/>
    <w:rsid w:val="006E6ED2"/>
    <w:rsid w:val="006F07D8"/>
    <w:rsid w:val="006F1FE2"/>
    <w:rsid w:val="006F23BB"/>
    <w:rsid w:val="006F2B57"/>
    <w:rsid w:val="006F357A"/>
    <w:rsid w:val="006F361D"/>
    <w:rsid w:val="006F3882"/>
    <w:rsid w:val="006F3C92"/>
    <w:rsid w:val="006F3C9D"/>
    <w:rsid w:val="006F3DE9"/>
    <w:rsid w:val="006F4E9A"/>
    <w:rsid w:val="006F539C"/>
    <w:rsid w:val="00701A94"/>
    <w:rsid w:val="00702E96"/>
    <w:rsid w:val="00702EEB"/>
    <w:rsid w:val="007031FD"/>
    <w:rsid w:val="00704D05"/>
    <w:rsid w:val="00706062"/>
    <w:rsid w:val="00706487"/>
    <w:rsid w:val="007072BE"/>
    <w:rsid w:val="00707808"/>
    <w:rsid w:val="0071201D"/>
    <w:rsid w:val="0071218F"/>
    <w:rsid w:val="00712D68"/>
    <w:rsid w:val="007140B6"/>
    <w:rsid w:val="00714403"/>
    <w:rsid w:val="00714832"/>
    <w:rsid w:val="007167F8"/>
    <w:rsid w:val="00716817"/>
    <w:rsid w:val="0071771E"/>
    <w:rsid w:val="00717B2A"/>
    <w:rsid w:val="00720D1C"/>
    <w:rsid w:val="00721739"/>
    <w:rsid w:val="0072195C"/>
    <w:rsid w:val="007220F1"/>
    <w:rsid w:val="0072356F"/>
    <w:rsid w:val="0072359C"/>
    <w:rsid w:val="00724717"/>
    <w:rsid w:val="0072540F"/>
    <w:rsid w:val="0072556A"/>
    <w:rsid w:val="00725663"/>
    <w:rsid w:val="0072593D"/>
    <w:rsid w:val="0072647E"/>
    <w:rsid w:val="00726B63"/>
    <w:rsid w:val="00727B69"/>
    <w:rsid w:val="0073035C"/>
    <w:rsid w:val="007309C5"/>
    <w:rsid w:val="00731F14"/>
    <w:rsid w:val="007320B5"/>
    <w:rsid w:val="007323F2"/>
    <w:rsid w:val="00732D76"/>
    <w:rsid w:val="00732D99"/>
    <w:rsid w:val="00734781"/>
    <w:rsid w:val="007349CB"/>
    <w:rsid w:val="00736EA1"/>
    <w:rsid w:val="00737943"/>
    <w:rsid w:val="00737FB5"/>
    <w:rsid w:val="0074141E"/>
    <w:rsid w:val="00741CAB"/>
    <w:rsid w:val="00742D25"/>
    <w:rsid w:val="00743BEC"/>
    <w:rsid w:val="00743C70"/>
    <w:rsid w:val="00745DC6"/>
    <w:rsid w:val="00745F0E"/>
    <w:rsid w:val="00746383"/>
    <w:rsid w:val="00746A57"/>
    <w:rsid w:val="00746D08"/>
    <w:rsid w:val="007503C9"/>
    <w:rsid w:val="00750A0C"/>
    <w:rsid w:val="00750BBC"/>
    <w:rsid w:val="007512EA"/>
    <w:rsid w:val="007532A0"/>
    <w:rsid w:val="00753FCE"/>
    <w:rsid w:val="00755D17"/>
    <w:rsid w:val="00756BCF"/>
    <w:rsid w:val="007601C1"/>
    <w:rsid w:val="007607D5"/>
    <w:rsid w:val="00760E3E"/>
    <w:rsid w:val="00761B35"/>
    <w:rsid w:val="00763587"/>
    <w:rsid w:val="0076364C"/>
    <w:rsid w:val="00763EF0"/>
    <w:rsid w:val="00764576"/>
    <w:rsid w:val="007654EF"/>
    <w:rsid w:val="00765C3C"/>
    <w:rsid w:val="007661EE"/>
    <w:rsid w:val="007670F6"/>
    <w:rsid w:val="00770F0D"/>
    <w:rsid w:val="00772780"/>
    <w:rsid w:val="00772ACE"/>
    <w:rsid w:val="00773B35"/>
    <w:rsid w:val="00774284"/>
    <w:rsid w:val="00774D69"/>
    <w:rsid w:val="007808B7"/>
    <w:rsid w:val="0078107C"/>
    <w:rsid w:val="0078125B"/>
    <w:rsid w:val="00782568"/>
    <w:rsid w:val="00782C4D"/>
    <w:rsid w:val="007836AC"/>
    <w:rsid w:val="00783B38"/>
    <w:rsid w:val="0078455E"/>
    <w:rsid w:val="007851DB"/>
    <w:rsid w:val="0078574F"/>
    <w:rsid w:val="00786EF2"/>
    <w:rsid w:val="00787962"/>
    <w:rsid w:val="007900C4"/>
    <w:rsid w:val="00790420"/>
    <w:rsid w:val="00790F19"/>
    <w:rsid w:val="00791081"/>
    <w:rsid w:val="007914E8"/>
    <w:rsid w:val="007917C3"/>
    <w:rsid w:val="00791822"/>
    <w:rsid w:val="00791FB7"/>
    <w:rsid w:val="0079449A"/>
    <w:rsid w:val="00794A43"/>
    <w:rsid w:val="007951BB"/>
    <w:rsid w:val="00795E17"/>
    <w:rsid w:val="0079656D"/>
    <w:rsid w:val="00796D5E"/>
    <w:rsid w:val="00796DC9"/>
    <w:rsid w:val="00797387"/>
    <w:rsid w:val="007A07B3"/>
    <w:rsid w:val="007A0CF3"/>
    <w:rsid w:val="007A2F9A"/>
    <w:rsid w:val="007A361E"/>
    <w:rsid w:val="007A51BE"/>
    <w:rsid w:val="007A5CB0"/>
    <w:rsid w:val="007A5EA5"/>
    <w:rsid w:val="007A6DA5"/>
    <w:rsid w:val="007A7471"/>
    <w:rsid w:val="007B032D"/>
    <w:rsid w:val="007B1028"/>
    <w:rsid w:val="007B1CE4"/>
    <w:rsid w:val="007B1EB1"/>
    <w:rsid w:val="007B1F5B"/>
    <w:rsid w:val="007B25BF"/>
    <w:rsid w:val="007B2EB1"/>
    <w:rsid w:val="007B38DB"/>
    <w:rsid w:val="007B41C5"/>
    <w:rsid w:val="007B4E8B"/>
    <w:rsid w:val="007B5319"/>
    <w:rsid w:val="007B5D73"/>
    <w:rsid w:val="007B5D8F"/>
    <w:rsid w:val="007B5FAF"/>
    <w:rsid w:val="007B6A4F"/>
    <w:rsid w:val="007B6E66"/>
    <w:rsid w:val="007B7BF6"/>
    <w:rsid w:val="007C010D"/>
    <w:rsid w:val="007C03D9"/>
    <w:rsid w:val="007C0656"/>
    <w:rsid w:val="007C18B6"/>
    <w:rsid w:val="007C2324"/>
    <w:rsid w:val="007C2484"/>
    <w:rsid w:val="007C2CDC"/>
    <w:rsid w:val="007C2DEB"/>
    <w:rsid w:val="007C3939"/>
    <w:rsid w:val="007C3F33"/>
    <w:rsid w:val="007C402A"/>
    <w:rsid w:val="007C6F94"/>
    <w:rsid w:val="007C728C"/>
    <w:rsid w:val="007D0533"/>
    <w:rsid w:val="007D0797"/>
    <w:rsid w:val="007D09B4"/>
    <w:rsid w:val="007D17BA"/>
    <w:rsid w:val="007D1EC3"/>
    <w:rsid w:val="007D28E5"/>
    <w:rsid w:val="007D3A34"/>
    <w:rsid w:val="007D42A0"/>
    <w:rsid w:val="007D479E"/>
    <w:rsid w:val="007D4AA8"/>
    <w:rsid w:val="007D59CF"/>
    <w:rsid w:val="007D6B84"/>
    <w:rsid w:val="007E0AAB"/>
    <w:rsid w:val="007E18F0"/>
    <w:rsid w:val="007E3886"/>
    <w:rsid w:val="007E3B83"/>
    <w:rsid w:val="007E45F3"/>
    <w:rsid w:val="007E46CB"/>
    <w:rsid w:val="007E6226"/>
    <w:rsid w:val="007E71F9"/>
    <w:rsid w:val="007E7BD0"/>
    <w:rsid w:val="007E7FCB"/>
    <w:rsid w:val="007F00D5"/>
    <w:rsid w:val="007F0ED6"/>
    <w:rsid w:val="007F1BA5"/>
    <w:rsid w:val="007F28C3"/>
    <w:rsid w:val="007F378E"/>
    <w:rsid w:val="007F42F5"/>
    <w:rsid w:val="007F4486"/>
    <w:rsid w:val="007F6312"/>
    <w:rsid w:val="007F66E3"/>
    <w:rsid w:val="007F6EC4"/>
    <w:rsid w:val="007F7FAF"/>
    <w:rsid w:val="00800A8D"/>
    <w:rsid w:val="00801A47"/>
    <w:rsid w:val="00802BA2"/>
    <w:rsid w:val="008046C0"/>
    <w:rsid w:val="00804BB0"/>
    <w:rsid w:val="0080538E"/>
    <w:rsid w:val="00806E5E"/>
    <w:rsid w:val="00806FEC"/>
    <w:rsid w:val="0080706C"/>
    <w:rsid w:val="008071C4"/>
    <w:rsid w:val="00807745"/>
    <w:rsid w:val="00810C1F"/>
    <w:rsid w:val="00811174"/>
    <w:rsid w:val="0081196C"/>
    <w:rsid w:val="00812A94"/>
    <w:rsid w:val="008139A0"/>
    <w:rsid w:val="0081570E"/>
    <w:rsid w:val="00816AB6"/>
    <w:rsid w:val="00820951"/>
    <w:rsid w:val="00821680"/>
    <w:rsid w:val="00821B32"/>
    <w:rsid w:val="00822601"/>
    <w:rsid w:val="00824853"/>
    <w:rsid w:val="00825038"/>
    <w:rsid w:val="00825F54"/>
    <w:rsid w:val="008272BD"/>
    <w:rsid w:val="0083120E"/>
    <w:rsid w:val="0083138B"/>
    <w:rsid w:val="00831524"/>
    <w:rsid w:val="00831D5D"/>
    <w:rsid w:val="00833E5F"/>
    <w:rsid w:val="00833F05"/>
    <w:rsid w:val="0083421A"/>
    <w:rsid w:val="008349B6"/>
    <w:rsid w:val="008363B7"/>
    <w:rsid w:val="00837115"/>
    <w:rsid w:val="00842B36"/>
    <w:rsid w:val="00842E42"/>
    <w:rsid w:val="0084342F"/>
    <w:rsid w:val="0084439B"/>
    <w:rsid w:val="008451EB"/>
    <w:rsid w:val="00845902"/>
    <w:rsid w:val="00845923"/>
    <w:rsid w:val="00845FAA"/>
    <w:rsid w:val="00846599"/>
    <w:rsid w:val="008474F9"/>
    <w:rsid w:val="008475B8"/>
    <w:rsid w:val="00847D97"/>
    <w:rsid w:val="00851E3B"/>
    <w:rsid w:val="0085245D"/>
    <w:rsid w:val="00853220"/>
    <w:rsid w:val="00854201"/>
    <w:rsid w:val="00854287"/>
    <w:rsid w:val="00854858"/>
    <w:rsid w:val="00856618"/>
    <w:rsid w:val="00856962"/>
    <w:rsid w:val="00857DA6"/>
    <w:rsid w:val="008609ED"/>
    <w:rsid w:val="00860AB3"/>
    <w:rsid w:val="00860C01"/>
    <w:rsid w:val="00861241"/>
    <w:rsid w:val="00861273"/>
    <w:rsid w:val="00861839"/>
    <w:rsid w:val="00861B30"/>
    <w:rsid w:val="00861E0B"/>
    <w:rsid w:val="00862340"/>
    <w:rsid w:val="00862868"/>
    <w:rsid w:val="00862983"/>
    <w:rsid w:val="00862EFF"/>
    <w:rsid w:val="00863266"/>
    <w:rsid w:val="00864527"/>
    <w:rsid w:val="0086479A"/>
    <w:rsid w:val="008665CD"/>
    <w:rsid w:val="0086667D"/>
    <w:rsid w:val="00866B13"/>
    <w:rsid w:val="00867553"/>
    <w:rsid w:val="008704B2"/>
    <w:rsid w:val="008704E7"/>
    <w:rsid w:val="00870CAE"/>
    <w:rsid w:val="00871F88"/>
    <w:rsid w:val="0087224E"/>
    <w:rsid w:val="00873C43"/>
    <w:rsid w:val="0087459D"/>
    <w:rsid w:val="00874963"/>
    <w:rsid w:val="00874D34"/>
    <w:rsid w:val="008755A0"/>
    <w:rsid w:val="0087589C"/>
    <w:rsid w:val="008759DE"/>
    <w:rsid w:val="00876A0F"/>
    <w:rsid w:val="00876B51"/>
    <w:rsid w:val="0088099A"/>
    <w:rsid w:val="0088182E"/>
    <w:rsid w:val="008827EF"/>
    <w:rsid w:val="00882E70"/>
    <w:rsid w:val="0088306A"/>
    <w:rsid w:val="008832C5"/>
    <w:rsid w:val="00883DB7"/>
    <w:rsid w:val="00883FC1"/>
    <w:rsid w:val="00886052"/>
    <w:rsid w:val="0088660A"/>
    <w:rsid w:val="00887006"/>
    <w:rsid w:val="00887FDE"/>
    <w:rsid w:val="008902BB"/>
    <w:rsid w:val="00892A38"/>
    <w:rsid w:val="00892B7F"/>
    <w:rsid w:val="00893EC7"/>
    <w:rsid w:val="00894D1C"/>
    <w:rsid w:val="00894D55"/>
    <w:rsid w:val="0089526F"/>
    <w:rsid w:val="008956CF"/>
    <w:rsid w:val="008962AE"/>
    <w:rsid w:val="00897CD9"/>
    <w:rsid w:val="00897DD6"/>
    <w:rsid w:val="008A2DDD"/>
    <w:rsid w:val="008A31FE"/>
    <w:rsid w:val="008A381F"/>
    <w:rsid w:val="008A415B"/>
    <w:rsid w:val="008A417B"/>
    <w:rsid w:val="008A4A51"/>
    <w:rsid w:val="008A5EE3"/>
    <w:rsid w:val="008A6198"/>
    <w:rsid w:val="008A78A8"/>
    <w:rsid w:val="008A78C1"/>
    <w:rsid w:val="008A7F0A"/>
    <w:rsid w:val="008B051D"/>
    <w:rsid w:val="008B19C8"/>
    <w:rsid w:val="008B2754"/>
    <w:rsid w:val="008B2AB0"/>
    <w:rsid w:val="008B43CE"/>
    <w:rsid w:val="008B4675"/>
    <w:rsid w:val="008B53FE"/>
    <w:rsid w:val="008C09FE"/>
    <w:rsid w:val="008C0ACC"/>
    <w:rsid w:val="008C1236"/>
    <w:rsid w:val="008C18BB"/>
    <w:rsid w:val="008C38B9"/>
    <w:rsid w:val="008C3A5C"/>
    <w:rsid w:val="008C3B62"/>
    <w:rsid w:val="008C3EAA"/>
    <w:rsid w:val="008C4861"/>
    <w:rsid w:val="008C49E3"/>
    <w:rsid w:val="008C50DC"/>
    <w:rsid w:val="008C5FB6"/>
    <w:rsid w:val="008C7CF9"/>
    <w:rsid w:val="008D07DE"/>
    <w:rsid w:val="008D0DAA"/>
    <w:rsid w:val="008D1840"/>
    <w:rsid w:val="008D1AC9"/>
    <w:rsid w:val="008D2A02"/>
    <w:rsid w:val="008D2D2C"/>
    <w:rsid w:val="008D35AF"/>
    <w:rsid w:val="008D360B"/>
    <w:rsid w:val="008D3B16"/>
    <w:rsid w:val="008D3BAA"/>
    <w:rsid w:val="008D516A"/>
    <w:rsid w:val="008D7152"/>
    <w:rsid w:val="008E0FEE"/>
    <w:rsid w:val="008E1070"/>
    <w:rsid w:val="008E2B5A"/>
    <w:rsid w:val="008E2E1B"/>
    <w:rsid w:val="008E39DD"/>
    <w:rsid w:val="008E39EB"/>
    <w:rsid w:val="008E4EE3"/>
    <w:rsid w:val="008E5440"/>
    <w:rsid w:val="008E5897"/>
    <w:rsid w:val="008E68E9"/>
    <w:rsid w:val="008E6D93"/>
    <w:rsid w:val="008E7CF7"/>
    <w:rsid w:val="008F06D2"/>
    <w:rsid w:val="008F0A33"/>
    <w:rsid w:val="008F13B1"/>
    <w:rsid w:val="008F32D6"/>
    <w:rsid w:val="008F352E"/>
    <w:rsid w:val="008F4DD7"/>
    <w:rsid w:val="008F4F70"/>
    <w:rsid w:val="008F633C"/>
    <w:rsid w:val="008F637A"/>
    <w:rsid w:val="008F6823"/>
    <w:rsid w:val="008F6F5B"/>
    <w:rsid w:val="008F7054"/>
    <w:rsid w:val="00900840"/>
    <w:rsid w:val="00900855"/>
    <w:rsid w:val="00900B6B"/>
    <w:rsid w:val="00900C4B"/>
    <w:rsid w:val="00901028"/>
    <w:rsid w:val="00901214"/>
    <w:rsid w:val="00901C1D"/>
    <w:rsid w:val="00901D32"/>
    <w:rsid w:val="0090402A"/>
    <w:rsid w:val="009041E8"/>
    <w:rsid w:val="00904339"/>
    <w:rsid w:val="009045F5"/>
    <w:rsid w:val="0090495A"/>
    <w:rsid w:val="00904AC0"/>
    <w:rsid w:val="00905986"/>
    <w:rsid w:val="0090715D"/>
    <w:rsid w:val="00910B7F"/>
    <w:rsid w:val="00911BB2"/>
    <w:rsid w:val="00911F04"/>
    <w:rsid w:val="00912641"/>
    <w:rsid w:val="00915D65"/>
    <w:rsid w:val="009165E9"/>
    <w:rsid w:val="009165FD"/>
    <w:rsid w:val="00916C84"/>
    <w:rsid w:val="009172BE"/>
    <w:rsid w:val="009172C2"/>
    <w:rsid w:val="0092116D"/>
    <w:rsid w:val="00921E11"/>
    <w:rsid w:val="00923C5D"/>
    <w:rsid w:val="009244F3"/>
    <w:rsid w:val="00924C54"/>
    <w:rsid w:val="009257A8"/>
    <w:rsid w:val="009270FE"/>
    <w:rsid w:val="00930753"/>
    <w:rsid w:val="009307FB"/>
    <w:rsid w:val="00930C5D"/>
    <w:rsid w:val="009310F1"/>
    <w:rsid w:val="00931C12"/>
    <w:rsid w:val="00931E3A"/>
    <w:rsid w:val="0093343B"/>
    <w:rsid w:val="009345D0"/>
    <w:rsid w:val="00934C23"/>
    <w:rsid w:val="0093606A"/>
    <w:rsid w:val="00937071"/>
    <w:rsid w:val="00941B10"/>
    <w:rsid w:val="00943F04"/>
    <w:rsid w:val="00944894"/>
    <w:rsid w:val="00944DA4"/>
    <w:rsid w:val="0094666E"/>
    <w:rsid w:val="00947C76"/>
    <w:rsid w:val="00947DA9"/>
    <w:rsid w:val="0095060D"/>
    <w:rsid w:val="00950DA7"/>
    <w:rsid w:val="00950FEA"/>
    <w:rsid w:val="009512FA"/>
    <w:rsid w:val="009519F9"/>
    <w:rsid w:val="00951AEB"/>
    <w:rsid w:val="00951FB8"/>
    <w:rsid w:val="00953EAC"/>
    <w:rsid w:val="00954B14"/>
    <w:rsid w:val="009555FD"/>
    <w:rsid w:val="0095605E"/>
    <w:rsid w:val="0095702C"/>
    <w:rsid w:val="0095784F"/>
    <w:rsid w:val="00960327"/>
    <w:rsid w:val="00961CB0"/>
    <w:rsid w:val="00962DBE"/>
    <w:rsid w:val="00963D9F"/>
    <w:rsid w:val="00964723"/>
    <w:rsid w:val="00964A9C"/>
    <w:rsid w:val="00965027"/>
    <w:rsid w:val="00965D61"/>
    <w:rsid w:val="00966D55"/>
    <w:rsid w:val="00966FAB"/>
    <w:rsid w:val="00967F48"/>
    <w:rsid w:val="00970127"/>
    <w:rsid w:val="00971A6E"/>
    <w:rsid w:val="00973951"/>
    <w:rsid w:val="00974E66"/>
    <w:rsid w:val="00974F2D"/>
    <w:rsid w:val="009752A0"/>
    <w:rsid w:val="009754EC"/>
    <w:rsid w:val="0097698D"/>
    <w:rsid w:val="00976A3B"/>
    <w:rsid w:val="00976FC8"/>
    <w:rsid w:val="009775B7"/>
    <w:rsid w:val="00977F7E"/>
    <w:rsid w:val="009802B4"/>
    <w:rsid w:val="00980667"/>
    <w:rsid w:val="009810E2"/>
    <w:rsid w:val="0098128E"/>
    <w:rsid w:val="009818DC"/>
    <w:rsid w:val="00981A9E"/>
    <w:rsid w:val="00981FD7"/>
    <w:rsid w:val="009820BB"/>
    <w:rsid w:val="00982E70"/>
    <w:rsid w:val="00983C5D"/>
    <w:rsid w:val="009853EC"/>
    <w:rsid w:val="009857A8"/>
    <w:rsid w:val="009864D5"/>
    <w:rsid w:val="0098684A"/>
    <w:rsid w:val="00987EDB"/>
    <w:rsid w:val="009902CD"/>
    <w:rsid w:val="00990927"/>
    <w:rsid w:val="00990F15"/>
    <w:rsid w:val="00991926"/>
    <w:rsid w:val="009923C5"/>
    <w:rsid w:val="009927DA"/>
    <w:rsid w:val="0099310B"/>
    <w:rsid w:val="009946F1"/>
    <w:rsid w:val="00994F3C"/>
    <w:rsid w:val="009950B1"/>
    <w:rsid w:val="009951FD"/>
    <w:rsid w:val="009959D6"/>
    <w:rsid w:val="0099663B"/>
    <w:rsid w:val="00996809"/>
    <w:rsid w:val="009969FC"/>
    <w:rsid w:val="0099723E"/>
    <w:rsid w:val="009977F7"/>
    <w:rsid w:val="009A0201"/>
    <w:rsid w:val="009A2C34"/>
    <w:rsid w:val="009A37D8"/>
    <w:rsid w:val="009A43C8"/>
    <w:rsid w:val="009A5335"/>
    <w:rsid w:val="009A5B7B"/>
    <w:rsid w:val="009A5C6C"/>
    <w:rsid w:val="009A682D"/>
    <w:rsid w:val="009A6B53"/>
    <w:rsid w:val="009A78A0"/>
    <w:rsid w:val="009B0601"/>
    <w:rsid w:val="009B076E"/>
    <w:rsid w:val="009B09C2"/>
    <w:rsid w:val="009B25B1"/>
    <w:rsid w:val="009B3E4F"/>
    <w:rsid w:val="009B6DA5"/>
    <w:rsid w:val="009B70F9"/>
    <w:rsid w:val="009B7303"/>
    <w:rsid w:val="009B758C"/>
    <w:rsid w:val="009B7FF2"/>
    <w:rsid w:val="009C00D0"/>
    <w:rsid w:val="009C00D9"/>
    <w:rsid w:val="009C08B4"/>
    <w:rsid w:val="009C0C0C"/>
    <w:rsid w:val="009C1A54"/>
    <w:rsid w:val="009C1FD1"/>
    <w:rsid w:val="009C3C51"/>
    <w:rsid w:val="009C5243"/>
    <w:rsid w:val="009C5ADA"/>
    <w:rsid w:val="009C683E"/>
    <w:rsid w:val="009C75C2"/>
    <w:rsid w:val="009D11F1"/>
    <w:rsid w:val="009D214C"/>
    <w:rsid w:val="009D2323"/>
    <w:rsid w:val="009D26EB"/>
    <w:rsid w:val="009D35DD"/>
    <w:rsid w:val="009D4240"/>
    <w:rsid w:val="009D4CE8"/>
    <w:rsid w:val="009D57CC"/>
    <w:rsid w:val="009D5B78"/>
    <w:rsid w:val="009D5C22"/>
    <w:rsid w:val="009D6768"/>
    <w:rsid w:val="009D6BAB"/>
    <w:rsid w:val="009D7238"/>
    <w:rsid w:val="009D77A1"/>
    <w:rsid w:val="009E0038"/>
    <w:rsid w:val="009E0248"/>
    <w:rsid w:val="009E03E6"/>
    <w:rsid w:val="009E0F48"/>
    <w:rsid w:val="009E1347"/>
    <w:rsid w:val="009E2B69"/>
    <w:rsid w:val="009E2C72"/>
    <w:rsid w:val="009E44F8"/>
    <w:rsid w:val="009E570E"/>
    <w:rsid w:val="009E57E4"/>
    <w:rsid w:val="009E6DED"/>
    <w:rsid w:val="009E7A85"/>
    <w:rsid w:val="009F01FC"/>
    <w:rsid w:val="009F0AF7"/>
    <w:rsid w:val="009F2018"/>
    <w:rsid w:val="009F2528"/>
    <w:rsid w:val="009F3848"/>
    <w:rsid w:val="009F49CB"/>
    <w:rsid w:val="009F5DAB"/>
    <w:rsid w:val="009F5E61"/>
    <w:rsid w:val="009F625F"/>
    <w:rsid w:val="009F672C"/>
    <w:rsid w:val="00A01019"/>
    <w:rsid w:val="00A0125E"/>
    <w:rsid w:val="00A02B19"/>
    <w:rsid w:val="00A03249"/>
    <w:rsid w:val="00A03367"/>
    <w:rsid w:val="00A03CE9"/>
    <w:rsid w:val="00A04331"/>
    <w:rsid w:val="00A04A33"/>
    <w:rsid w:val="00A0588F"/>
    <w:rsid w:val="00A06310"/>
    <w:rsid w:val="00A066FC"/>
    <w:rsid w:val="00A068CC"/>
    <w:rsid w:val="00A06E03"/>
    <w:rsid w:val="00A100F7"/>
    <w:rsid w:val="00A10315"/>
    <w:rsid w:val="00A10498"/>
    <w:rsid w:val="00A11E1F"/>
    <w:rsid w:val="00A12896"/>
    <w:rsid w:val="00A12E34"/>
    <w:rsid w:val="00A1372B"/>
    <w:rsid w:val="00A14E54"/>
    <w:rsid w:val="00A155F0"/>
    <w:rsid w:val="00A16289"/>
    <w:rsid w:val="00A204D9"/>
    <w:rsid w:val="00A2132C"/>
    <w:rsid w:val="00A22AB2"/>
    <w:rsid w:val="00A22DA9"/>
    <w:rsid w:val="00A2398E"/>
    <w:rsid w:val="00A24072"/>
    <w:rsid w:val="00A241CD"/>
    <w:rsid w:val="00A2489A"/>
    <w:rsid w:val="00A25295"/>
    <w:rsid w:val="00A253AB"/>
    <w:rsid w:val="00A26C2C"/>
    <w:rsid w:val="00A26E62"/>
    <w:rsid w:val="00A2746A"/>
    <w:rsid w:val="00A30A82"/>
    <w:rsid w:val="00A311AD"/>
    <w:rsid w:val="00A325A1"/>
    <w:rsid w:val="00A33190"/>
    <w:rsid w:val="00A337D8"/>
    <w:rsid w:val="00A33814"/>
    <w:rsid w:val="00A341CE"/>
    <w:rsid w:val="00A3456E"/>
    <w:rsid w:val="00A3799A"/>
    <w:rsid w:val="00A4090A"/>
    <w:rsid w:val="00A40E95"/>
    <w:rsid w:val="00A42242"/>
    <w:rsid w:val="00A4308B"/>
    <w:rsid w:val="00A44ED3"/>
    <w:rsid w:val="00A454D9"/>
    <w:rsid w:val="00A46357"/>
    <w:rsid w:val="00A467BA"/>
    <w:rsid w:val="00A47AAF"/>
    <w:rsid w:val="00A47FC5"/>
    <w:rsid w:val="00A50139"/>
    <w:rsid w:val="00A512C4"/>
    <w:rsid w:val="00A53936"/>
    <w:rsid w:val="00A53BB6"/>
    <w:rsid w:val="00A54513"/>
    <w:rsid w:val="00A56914"/>
    <w:rsid w:val="00A61456"/>
    <w:rsid w:val="00A615E9"/>
    <w:rsid w:val="00A62ADF"/>
    <w:rsid w:val="00A62C07"/>
    <w:rsid w:val="00A63C5F"/>
    <w:rsid w:val="00A6534C"/>
    <w:rsid w:val="00A65415"/>
    <w:rsid w:val="00A661A6"/>
    <w:rsid w:val="00A664C1"/>
    <w:rsid w:val="00A66687"/>
    <w:rsid w:val="00A669D6"/>
    <w:rsid w:val="00A67592"/>
    <w:rsid w:val="00A67E11"/>
    <w:rsid w:val="00A67FA1"/>
    <w:rsid w:val="00A70205"/>
    <w:rsid w:val="00A7076F"/>
    <w:rsid w:val="00A71242"/>
    <w:rsid w:val="00A733B3"/>
    <w:rsid w:val="00A73640"/>
    <w:rsid w:val="00A73BA0"/>
    <w:rsid w:val="00A74966"/>
    <w:rsid w:val="00A77E7F"/>
    <w:rsid w:val="00A803BE"/>
    <w:rsid w:val="00A80D3B"/>
    <w:rsid w:val="00A8104D"/>
    <w:rsid w:val="00A81839"/>
    <w:rsid w:val="00A82B12"/>
    <w:rsid w:val="00A831DC"/>
    <w:rsid w:val="00A84B7A"/>
    <w:rsid w:val="00A859A0"/>
    <w:rsid w:val="00A86C79"/>
    <w:rsid w:val="00A86CC1"/>
    <w:rsid w:val="00A87426"/>
    <w:rsid w:val="00A87F76"/>
    <w:rsid w:val="00A90B5F"/>
    <w:rsid w:val="00A91310"/>
    <w:rsid w:val="00A92038"/>
    <w:rsid w:val="00A92950"/>
    <w:rsid w:val="00A92D05"/>
    <w:rsid w:val="00A94389"/>
    <w:rsid w:val="00A947B6"/>
    <w:rsid w:val="00A95BE0"/>
    <w:rsid w:val="00A9642B"/>
    <w:rsid w:val="00A968C4"/>
    <w:rsid w:val="00A9749A"/>
    <w:rsid w:val="00A97E4A"/>
    <w:rsid w:val="00AA0E6D"/>
    <w:rsid w:val="00AA1258"/>
    <w:rsid w:val="00AA1E9E"/>
    <w:rsid w:val="00AA268E"/>
    <w:rsid w:val="00AA34BD"/>
    <w:rsid w:val="00AA45C7"/>
    <w:rsid w:val="00AA5E66"/>
    <w:rsid w:val="00AA7365"/>
    <w:rsid w:val="00AA7CD5"/>
    <w:rsid w:val="00AB03D3"/>
    <w:rsid w:val="00AB0522"/>
    <w:rsid w:val="00AB0A33"/>
    <w:rsid w:val="00AB0E84"/>
    <w:rsid w:val="00AB255F"/>
    <w:rsid w:val="00AB29CE"/>
    <w:rsid w:val="00AB2D5F"/>
    <w:rsid w:val="00AB3A83"/>
    <w:rsid w:val="00AB40A3"/>
    <w:rsid w:val="00AB43A2"/>
    <w:rsid w:val="00AB4A05"/>
    <w:rsid w:val="00AB6236"/>
    <w:rsid w:val="00AB6E31"/>
    <w:rsid w:val="00AC0570"/>
    <w:rsid w:val="00AC0802"/>
    <w:rsid w:val="00AC1269"/>
    <w:rsid w:val="00AC1710"/>
    <w:rsid w:val="00AC21B6"/>
    <w:rsid w:val="00AC2696"/>
    <w:rsid w:val="00AC35C8"/>
    <w:rsid w:val="00AC3E9F"/>
    <w:rsid w:val="00AC5A52"/>
    <w:rsid w:val="00AC5BD3"/>
    <w:rsid w:val="00AC6CE0"/>
    <w:rsid w:val="00AC7519"/>
    <w:rsid w:val="00AC767E"/>
    <w:rsid w:val="00AC7CE9"/>
    <w:rsid w:val="00AD2EDC"/>
    <w:rsid w:val="00AD45D9"/>
    <w:rsid w:val="00AE1E3C"/>
    <w:rsid w:val="00AE212B"/>
    <w:rsid w:val="00AE4027"/>
    <w:rsid w:val="00AE4CB0"/>
    <w:rsid w:val="00AE50AB"/>
    <w:rsid w:val="00AE5633"/>
    <w:rsid w:val="00AE6956"/>
    <w:rsid w:val="00AF3038"/>
    <w:rsid w:val="00AF3584"/>
    <w:rsid w:val="00AF3BF2"/>
    <w:rsid w:val="00AF493C"/>
    <w:rsid w:val="00AF4EF6"/>
    <w:rsid w:val="00AF5CFB"/>
    <w:rsid w:val="00AF64F2"/>
    <w:rsid w:val="00AF6805"/>
    <w:rsid w:val="00AF7457"/>
    <w:rsid w:val="00B00031"/>
    <w:rsid w:val="00B00BF3"/>
    <w:rsid w:val="00B00D4D"/>
    <w:rsid w:val="00B0261F"/>
    <w:rsid w:val="00B03097"/>
    <w:rsid w:val="00B04219"/>
    <w:rsid w:val="00B053D6"/>
    <w:rsid w:val="00B06100"/>
    <w:rsid w:val="00B063E3"/>
    <w:rsid w:val="00B0717B"/>
    <w:rsid w:val="00B07774"/>
    <w:rsid w:val="00B10F17"/>
    <w:rsid w:val="00B1155C"/>
    <w:rsid w:val="00B11658"/>
    <w:rsid w:val="00B11E5B"/>
    <w:rsid w:val="00B12214"/>
    <w:rsid w:val="00B1288C"/>
    <w:rsid w:val="00B1308F"/>
    <w:rsid w:val="00B134C7"/>
    <w:rsid w:val="00B13DD8"/>
    <w:rsid w:val="00B156C0"/>
    <w:rsid w:val="00B15D69"/>
    <w:rsid w:val="00B15DB8"/>
    <w:rsid w:val="00B16617"/>
    <w:rsid w:val="00B17492"/>
    <w:rsid w:val="00B175D8"/>
    <w:rsid w:val="00B20611"/>
    <w:rsid w:val="00B213FB"/>
    <w:rsid w:val="00B22E37"/>
    <w:rsid w:val="00B2388E"/>
    <w:rsid w:val="00B244B1"/>
    <w:rsid w:val="00B248FE"/>
    <w:rsid w:val="00B27AA8"/>
    <w:rsid w:val="00B311E0"/>
    <w:rsid w:val="00B32C3A"/>
    <w:rsid w:val="00B33BBB"/>
    <w:rsid w:val="00B35A51"/>
    <w:rsid w:val="00B379C0"/>
    <w:rsid w:val="00B40974"/>
    <w:rsid w:val="00B455B5"/>
    <w:rsid w:val="00B45DF8"/>
    <w:rsid w:val="00B46756"/>
    <w:rsid w:val="00B471C6"/>
    <w:rsid w:val="00B50140"/>
    <w:rsid w:val="00B51519"/>
    <w:rsid w:val="00B5160B"/>
    <w:rsid w:val="00B53147"/>
    <w:rsid w:val="00B53F2B"/>
    <w:rsid w:val="00B5438E"/>
    <w:rsid w:val="00B54545"/>
    <w:rsid w:val="00B54DA6"/>
    <w:rsid w:val="00B54EEC"/>
    <w:rsid w:val="00B60DAF"/>
    <w:rsid w:val="00B60E42"/>
    <w:rsid w:val="00B615B5"/>
    <w:rsid w:val="00B61BC2"/>
    <w:rsid w:val="00B63005"/>
    <w:rsid w:val="00B64886"/>
    <w:rsid w:val="00B64B8E"/>
    <w:rsid w:val="00B65A6F"/>
    <w:rsid w:val="00B6621D"/>
    <w:rsid w:val="00B66645"/>
    <w:rsid w:val="00B66A02"/>
    <w:rsid w:val="00B673BA"/>
    <w:rsid w:val="00B67AF2"/>
    <w:rsid w:val="00B67C19"/>
    <w:rsid w:val="00B67D23"/>
    <w:rsid w:val="00B711C2"/>
    <w:rsid w:val="00B71A8C"/>
    <w:rsid w:val="00B71F69"/>
    <w:rsid w:val="00B72118"/>
    <w:rsid w:val="00B72A48"/>
    <w:rsid w:val="00B73220"/>
    <w:rsid w:val="00B73733"/>
    <w:rsid w:val="00B764AA"/>
    <w:rsid w:val="00B766CE"/>
    <w:rsid w:val="00B769A8"/>
    <w:rsid w:val="00B770B8"/>
    <w:rsid w:val="00B7791A"/>
    <w:rsid w:val="00B8103E"/>
    <w:rsid w:val="00B82389"/>
    <w:rsid w:val="00B828C2"/>
    <w:rsid w:val="00B84452"/>
    <w:rsid w:val="00B8498C"/>
    <w:rsid w:val="00B84D71"/>
    <w:rsid w:val="00B86E7E"/>
    <w:rsid w:val="00B90D17"/>
    <w:rsid w:val="00B91A4F"/>
    <w:rsid w:val="00B91A5B"/>
    <w:rsid w:val="00B952E5"/>
    <w:rsid w:val="00B97AAF"/>
    <w:rsid w:val="00B97F1C"/>
    <w:rsid w:val="00BA00F1"/>
    <w:rsid w:val="00BA3FBF"/>
    <w:rsid w:val="00BA4ED7"/>
    <w:rsid w:val="00BA56BD"/>
    <w:rsid w:val="00BA5771"/>
    <w:rsid w:val="00BA5CB0"/>
    <w:rsid w:val="00BA64E8"/>
    <w:rsid w:val="00BA7DA2"/>
    <w:rsid w:val="00BB01FF"/>
    <w:rsid w:val="00BB17F8"/>
    <w:rsid w:val="00BB1CBD"/>
    <w:rsid w:val="00BB3109"/>
    <w:rsid w:val="00BB4F9D"/>
    <w:rsid w:val="00BB52AE"/>
    <w:rsid w:val="00BB6490"/>
    <w:rsid w:val="00BB7707"/>
    <w:rsid w:val="00BB78A8"/>
    <w:rsid w:val="00BB7B6F"/>
    <w:rsid w:val="00BB7EC1"/>
    <w:rsid w:val="00BC0952"/>
    <w:rsid w:val="00BC5FA3"/>
    <w:rsid w:val="00BC6C81"/>
    <w:rsid w:val="00BD174E"/>
    <w:rsid w:val="00BD178C"/>
    <w:rsid w:val="00BD1E29"/>
    <w:rsid w:val="00BD3D1B"/>
    <w:rsid w:val="00BD5092"/>
    <w:rsid w:val="00BD524F"/>
    <w:rsid w:val="00BD5630"/>
    <w:rsid w:val="00BD60C1"/>
    <w:rsid w:val="00BD6A38"/>
    <w:rsid w:val="00BD6B45"/>
    <w:rsid w:val="00BD7050"/>
    <w:rsid w:val="00BE0C2E"/>
    <w:rsid w:val="00BE18CF"/>
    <w:rsid w:val="00BE1BFB"/>
    <w:rsid w:val="00BE1D2A"/>
    <w:rsid w:val="00BE1E6E"/>
    <w:rsid w:val="00BE2526"/>
    <w:rsid w:val="00BE2FD5"/>
    <w:rsid w:val="00BE540C"/>
    <w:rsid w:val="00BE69F3"/>
    <w:rsid w:val="00BE6A10"/>
    <w:rsid w:val="00BE779F"/>
    <w:rsid w:val="00BE7CCB"/>
    <w:rsid w:val="00BF0793"/>
    <w:rsid w:val="00BF19E8"/>
    <w:rsid w:val="00BF1CBA"/>
    <w:rsid w:val="00BF2F14"/>
    <w:rsid w:val="00BF489F"/>
    <w:rsid w:val="00BF6233"/>
    <w:rsid w:val="00BF7144"/>
    <w:rsid w:val="00BF7A53"/>
    <w:rsid w:val="00C005D4"/>
    <w:rsid w:val="00C0084A"/>
    <w:rsid w:val="00C00DB0"/>
    <w:rsid w:val="00C033B4"/>
    <w:rsid w:val="00C03407"/>
    <w:rsid w:val="00C03ADB"/>
    <w:rsid w:val="00C03C90"/>
    <w:rsid w:val="00C04EB8"/>
    <w:rsid w:val="00C058C7"/>
    <w:rsid w:val="00C05E56"/>
    <w:rsid w:val="00C07117"/>
    <w:rsid w:val="00C07907"/>
    <w:rsid w:val="00C07DA9"/>
    <w:rsid w:val="00C10B10"/>
    <w:rsid w:val="00C1219C"/>
    <w:rsid w:val="00C128C2"/>
    <w:rsid w:val="00C1348B"/>
    <w:rsid w:val="00C1349D"/>
    <w:rsid w:val="00C1386C"/>
    <w:rsid w:val="00C1386D"/>
    <w:rsid w:val="00C142D7"/>
    <w:rsid w:val="00C14F14"/>
    <w:rsid w:val="00C169B6"/>
    <w:rsid w:val="00C16D4C"/>
    <w:rsid w:val="00C16D73"/>
    <w:rsid w:val="00C16F8F"/>
    <w:rsid w:val="00C1737A"/>
    <w:rsid w:val="00C174F0"/>
    <w:rsid w:val="00C177E2"/>
    <w:rsid w:val="00C17CE3"/>
    <w:rsid w:val="00C2080D"/>
    <w:rsid w:val="00C20D16"/>
    <w:rsid w:val="00C21181"/>
    <w:rsid w:val="00C21392"/>
    <w:rsid w:val="00C2267D"/>
    <w:rsid w:val="00C22B4A"/>
    <w:rsid w:val="00C22E86"/>
    <w:rsid w:val="00C23A40"/>
    <w:rsid w:val="00C23CD7"/>
    <w:rsid w:val="00C25D10"/>
    <w:rsid w:val="00C26226"/>
    <w:rsid w:val="00C2671D"/>
    <w:rsid w:val="00C27C44"/>
    <w:rsid w:val="00C31691"/>
    <w:rsid w:val="00C332FB"/>
    <w:rsid w:val="00C34921"/>
    <w:rsid w:val="00C36C85"/>
    <w:rsid w:val="00C3712C"/>
    <w:rsid w:val="00C40499"/>
    <w:rsid w:val="00C40C8D"/>
    <w:rsid w:val="00C43A33"/>
    <w:rsid w:val="00C4512C"/>
    <w:rsid w:val="00C45209"/>
    <w:rsid w:val="00C45F48"/>
    <w:rsid w:val="00C46D0D"/>
    <w:rsid w:val="00C474B0"/>
    <w:rsid w:val="00C47D2A"/>
    <w:rsid w:val="00C50BC9"/>
    <w:rsid w:val="00C51239"/>
    <w:rsid w:val="00C51CAC"/>
    <w:rsid w:val="00C52573"/>
    <w:rsid w:val="00C52A31"/>
    <w:rsid w:val="00C538D1"/>
    <w:rsid w:val="00C543A0"/>
    <w:rsid w:val="00C5564D"/>
    <w:rsid w:val="00C61687"/>
    <w:rsid w:val="00C61C63"/>
    <w:rsid w:val="00C62134"/>
    <w:rsid w:val="00C622BC"/>
    <w:rsid w:val="00C62319"/>
    <w:rsid w:val="00C623BC"/>
    <w:rsid w:val="00C62677"/>
    <w:rsid w:val="00C6329B"/>
    <w:rsid w:val="00C639A5"/>
    <w:rsid w:val="00C63D68"/>
    <w:rsid w:val="00C64276"/>
    <w:rsid w:val="00C646E5"/>
    <w:rsid w:val="00C64C9D"/>
    <w:rsid w:val="00C65FAB"/>
    <w:rsid w:val="00C660AF"/>
    <w:rsid w:val="00C66445"/>
    <w:rsid w:val="00C66823"/>
    <w:rsid w:val="00C670F4"/>
    <w:rsid w:val="00C71D7E"/>
    <w:rsid w:val="00C73145"/>
    <w:rsid w:val="00C746E5"/>
    <w:rsid w:val="00C76241"/>
    <w:rsid w:val="00C76701"/>
    <w:rsid w:val="00C77127"/>
    <w:rsid w:val="00C77619"/>
    <w:rsid w:val="00C779D7"/>
    <w:rsid w:val="00C8029E"/>
    <w:rsid w:val="00C80D5B"/>
    <w:rsid w:val="00C8238B"/>
    <w:rsid w:val="00C82B89"/>
    <w:rsid w:val="00C82BF4"/>
    <w:rsid w:val="00C83AA0"/>
    <w:rsid w:val="00C83C4A"/>
    <w:rsid w:val="00C84175"/>
    <w:rsid w:val="00C84509"/>
    <w:rsid w:val="00C85891"/>
    <w:rsid w:val="00C86870"/>
    <w:rsid w:val="00C87434"/>
    <w:rsid w:val="00C907EF"/>
    <w:rsid w:val="00C92065"/>
    <w:rsid w:val="00C937A4"/>
    <w:rsid w:val="00C94035"/>
    <w:rsid w:val="00C95502"/>
    <w:rsid w:val="00C95859"/>
    <w:rsid w:val="00C968FE"/>
    <w:rsid w:val="00CA081F"/>
    <w:rsid w:val="00CA2B92"/>
    <w:rsid w:val="00CA2F14"/>
    <w:rsid w:val="00CA3392"/>
    <w:rsid w:val="00CA4036"/>
    <w:rsid w:val="00CA51C6"/>
    <w:rsid w:val="00CA553D"/>
    <w:rsid w:val="00CA5B7A"/>
    <w:rsid w:val="00CA634E"/>
    <w:rsid w:val="00CA6FC6"/>
    <w:rsid w:val="00CA76C2"/>
    <w:rsid w:val="00CA7CDD"/>
    <w:rsid w:val="00CB11BB"/>
    <w:rsid w:val="00CB160C"/>
    <w:rsid w:val="00CB1C75"/>
    <w:rsid w:val="00CB1FF9"/>
    <w:rsid w:val="00CB2E1D"/>
    <w:rsid w:val="00CB33B2"/>
    <w:rsid w:val="00CB5120"/>
    <w:rsid w:val="00CB6614"/>
    <w:rsid w:val="00CB674D"/>
    <w:rsid w:val="00CB7083"/>
    <w:rsid w:val="00CB75B8"/>
    <w:rsid w:val="00CC0DEB"/>
    <w:rsid w:val="00CC1207"/>
    <w:rsid w:val="00CC1635"/>
    <w:rsid w:val="00CC2934"/>
    <w:rsid w:val="00CC2938"/>
    <w:rsid w:val="00CC29F2"/>
    <w:rsid w:val="00CC2D1D"/>
    <w:rsid w:val="00CC3AE4"/>
    <w:rsid w:val="00CC448A"/>
    <w:rsid w:val="00CC5B98"/>
    <w:rsid w:val="00CC64A8"/>
    <w:rsid w:val="00CC705F"/>
    <w:rsid w:val="00CC776C"/>
    <w:rsid w:val="00CC7F53"/>
    <w:rsid w:val="00CD002E"/>
    <w:rsid w:val="00CD1D25"/>
    <w:rsid w:val="00CD25C2"/>
    <w:rsid w:val="00CD2822"/>
    <w:rsid w:val="00CD3844"/>
    <w:rsid w:val="00CD3D59"/>
    <w:rsid w:val="00CD3ED0"/>
    <w:rsid w:val="00CD67B2"/>
    <w:rsid w:val="00CD6BB2"/>
    <w:rsid w:val="00CD72FB"/>
    <w:rsid w:val="00CD74FD"/>
    <w:rsid w:val="00CD7976"/>
    <w:rsid w:val="00CE0BA3"/>
    <w:rsid w:val="00CE0DB3"/>
    <w:rsid w:val="00CE1FBD"/>
    <w:rsid w:val="00CE2B97"/>
    <w:rsid w:val="00CE3DDD"/>
    <w:rsid w:val="00CE6714"/>
    <w:rsid w:val="00CE79B5"/>
    <w:rsid w:val="00CF1DAF"/>
    <w:rsid w:val="00CF1E22"/>
    <w:rsid w:val="00CF2106"/>
    <w:rsid w:val="00CF223B"/>
    <w:rsid w:val="00CF6CF8"/>
    <w:rsid w:val="00CF70C8"/>
    <w:rsid w:val="00D012AB"/>
    <w:rsid w:val="00D03AFE"/>
    <w:rsid w:val="00D066E2"/>
    <w:rsid w:val="00D06839"/>
    <w:rsid w:val="00D0716B"/>
    <w:rsid w:val="00D07EBA"/>
    <w:rsid w:val="00D103A3"/>
    <w:rsid w:val="00D10D1B"/>
    <w:rsid w:val="00D110F6"/>
    <w:rsid w:val="00D11E86"/>
    <w:rsid w:val="00D140DC"/>
    <w:rsid w:val="00D1429D"/>
    <w:rsid w:val="00D142EF"/>
    <w:rsid w:val="00D14938"/>
    <w:rsid w:val="00D16389"/>
    <w:rsid w:val="00D16E3D"/>
    <w:rsid w:val="00D17241"/>
    <w:rsid w:val="00D1739E"/>
    <w:rsid w:val="00D20371"/>
    <w:rsid w:val="00D2121E"/>
    <w:rsid w:val="00D21346"/>
    <w:rsid w:val="00D21D0B"/>
    <w:rsid w:val="00D22843"/>
    <w:rsid w:val="00D22877"/>
    <w:rsid w:val="00D22F55"/>
    <w:rsid w:val="00D25E53"/>
    <w:rsid w:val="00D274B6"/>
    <w:rsid w:val="00D275F0"/>
    <w:rsid w:val="00D27864"/>
    <w:rsid w:val="00D30272"/>
    <w:rsid w:val="00D32696"/>
    <w:rsid w:val="00D33778"/>
    <w:rsid w:val="00D3377D"/>
    <w:rsid w:val="00D35DC6"/>
    <w:rsid w:val="00D35F55"/>
    <w:rsid w:val="00D3674C"/>
    <w:rsid w:val="00D3766B"/>
    <w:rsid w:val="00D37CC5"/>
    <w:rsid w:val="00D40086"/>
    <w:rsid w:val="00D40DA0"/>
    <w:rsid w:val="00D40FAE"/>
    <w:rsid w:val="00D41034"/>
    <w:rsid w:val="00D41DD3"/>
    <w:rsid w:val="00D41F57"/>
    <w:rsid w:val="00D42198"/>
    <w:rsid w:val="00D440E9"/>
    <w:rsid w:val="00D44595"/>
    <w:rsid w:val="00D45967"/>
    <w:rsid w:val="00D45AED"/>
    <w:rsid w:val="00D46043"/>
    <w:rsid w:val="00D504DC"/>
    <w:rsid w:val="00D5112D"/>
    <w:rsid w:val="00D51BAA"/>
    <w:rsid w:val="00D52D1E"/>
    <w:rsid w:val="00D53663"/>
    <w:rsid w:val="00D5446F"/>
    <w:rsid w:val="00D55AD7"/>
    <w:rsid w:val="00D5663A"/>
    <w:rsid w:val="00D56646"/>
    <w:rsid w:val="00D568A7"/>
    <w:rsid w:val="00D576DB"/>
    <w:rsid w:val="00D60017"/>
    <w:rsid w:val="00D6073A"/>
    <w:rsid w:val="00D6139D"/>
    <w:rsid w:val="00D62E3D"/>
    <w:rsid w:val="00D63250"/>
    <w:rsid w:val="00D63BA4"/>
    <w:rsid w:val="00D64806"/>
    <w:rsid w:val="00D649F0"/>
    <w:rsid w:val="00D65BF4"/>
    <w:rsid w:val="00D66A85"/>
    <w:rsid w:val="00D66D38"/>
    <w:rsid w:val="00D66FB2"/>
    <w:rsid w:val="00D67630"/>
    <w:rsid w:val="00D6777B"/>
    <w:rsid w:val="00D700C0"/>
    <w:rsid w:val="00D7248E"/>
    <w:rsid w:val="00D72689"/>
    <w:rsid w:val="00D72B1B"/>
    <w:rsid w:val="00D72F69"/>
    <w:rsid w:val="00D738EB"/>
    <w:rsid w:val="00D7445D"/>
    <w:rsid w:val="00D74D70"/>
    <w:rsid w:val="00D74DC2"/>
    <w:rsid w:val="00D76834"/>
    <w:rsid w:val="00D80F6A"/>
    <w:rsid w:val="00D817B0"/>
    <w:rsid w:val="00D819CF"/>
    <w:rsid w:val="00D81E9B"/>
    <w:rsid w:val="00D81FFA"/>
    <w:rsid w:val="00D822F9"/>
    <w:rsid w:val="00D83676"/>
    <w:rsid w:val="00D83EA3"/>
    <w:rsid w:val="00D84220"/>
    <w:rsid w:val="00D844A8"/>
    <w:rsid w:val="00D85948"/>
    <w:rsid w:val="00D85D8D"/>
    <w:rsid w:val="00D86B64"/>
    <w:rsid w:val="00D90246"/>
    <w:rsid w:val="00D930A9"/>
    <w:rsid w:val="00D9428B"/>
    <w:rsid w:val="00D9437F"/>
    <w:rsid w:val="00D94876"/>
    <w:rsid w:val="00D94BA0"/>
    <w:rsid w:val="00D95500"/>
    <w:rsid w:val="00D970FC"/>
    <w:rsid w:val="00D978AD"/>
    <w:rsid w:val="00D97EAD"/>
    <w:rsid w:val="00DA0123"/>
    <w:rsid w:val="00DA106B"/>
    <w:rsid w:val="00DA2115"/>
    <w:rsid w:val="00DA29A3"/>
    <w:rsid w:val="00DA3172"/>
    <w:rsid w:val="00DA351A"/>
    <w:rsid w:val="00DA3831"/>
    <w:rsid w:val="00DA3D67"/>
    <w:rsid w:val="00DA445C"/>
    <w:rsid w:val="00DA564F"/>
    <w:rsid w:val="00DA6539"/>
    <w:rsid w:val="00DA6F04"/>
    <w:rsid w:val="00DA71FE"/>
    <w:rsid w:val="00DA7644"/>
    <w:rsid w:val="00DA775E"/>
    <w:rsid w:val="00DB037F"/>
    <w:rsid w:val="00DB1046"/>
    <w:rsid w:val="00DB1AB2"/>
    <w:rsid w:val="00DB1AD3"/>
    <w:rsid w:val="00DB1C46"/>
    <w:rsid w:val="00DB4498"/>
    <w:rsid w:val="00DB4E5C"/>
    <w:rsid w:val="00DB5804"/>
    <w:rsid w:val="00DB5808"/>
    <w:rsid w:val="00DB5D4A"/>
    <w:rsid w:val="00DB678F"/>
    <w:rsid w:val="00DB6DE2"/>
    <w:rsid w:val="00DB7606"/>
    <w:rsid w:val="00DC0A9B"/>
    <w:rsid w:val="00DC0E37"/>
    <w:rsid w:val="00DC27CF"/>
    <w:rsid w:val="00DC2B8C"/>
    <w:rsid w:val="00DC30FD"/>
    <w:rsid w:val="00DC340F"/>
    <w:rsid w:val="00DC3CCA"/>
    <w:rsid w:val="00DC7465"/>
    <w:rsid w:val="00DD01C0"/>
    <w:rsid w:val="00DD1302"/>
    <w:rsid w:val="00DD138A"/>
    <w:rsid w:val="00DD1BF1"/>
    <w:rsid w:val="00DD1DA1"/>
    <w:rsid w:val="00DD23B1"/>
    <w:rsid w:val="00DD297F"/>
    <w:rsid w:val="00DD2B7B"/>
    <w:rsid w:val="00DD2F10"/>
    <w:rsid w:val="00DD3D30"/>
    <w:rsid w:val="00DD41CD"/>
    <w:rsid w:val="00DD47C2"/>
    <w:rsid w:val="00DD6D8F"/>
    <w:rsid w:val="00DD7086"/>
    <w:rsid w:val="00DD7870"/>
    <w:rsid w:val="00DE080A"/>
    <w:rsid w:val="00DE1201"/>
    <w:rsid w:val="00DE161A"/>
    <w:rsid w:val="00DE29CE"/>
    <w:rsid w:val="00DE2D89"/>
    <w:rsid w:val="00DE3042"/>
    <w:rsid w:val="00DE4A24"/>
    <w:rsid w:val="00DE5AC2"/>
    <w:rsid w:val="00DE5FDD"/>
    <w:rsid w:val="00DE6F80"/>
    <w:rsid w:val="00DE7338"/>
    <w:rsid w:val="00DE783B"/>
    <w:rsid w:val="00DE7B37"/>
    <w:rsid w:val="00DF0839"/>
    <w:rsid w:val="00DF08EB"/>
    <w:rsid w:val="00DF0FDF"/>
    <w:rsid w:val="00DF11BB"/>
    <w:rsid w:val="00DF1F87"/>
    <w:rsid w:val="00DF2177"/>
    <w:rsid w:val="00DF25A4"/>
    <w:rsid w:val="00DF290F"/>
    <w:rsid w:val="00DF3196"/>
    <w:rsid w:val="00DF35BC"/>
    <w:rsid w:val="00DF7D53"/>
    <w:rsid w:val="00E003F2"/>
    <w:rsid w:val="00E023BF"/>
    <w:rsid w:val="00E02B4B"/>
    <w:rsid w:val="00E0355B"/>
    <w:rsid w:val="00E06B1E"/>
    <w:rsid w:val="00E06ED9"/>
    <w:rsid w:val="00E0765A"/>
    <w:rsid w:val="00E07AB4"/>
    <w:rsid w:val="00E07FE5"/>
    <w:rsid w:val="00E07FF0"/>
    <w:rsid w:val="00E10B9B"/>
    <w:rsid w:val="00E10C97"/>
    <w:rsid w:val="00E11533"/>
    <w:rsid w:val="00E11E4A"/>
    <w:rsid w:val="00E11EA5"/>
    <w:rsid w:val="00E11FE2"/>
    <w:rsid w:val="00E127C2"/>
    <w:rsid w:val="00E128D5"/>
    <w:rsid w:val="00E139A2"/>
    <w:rsid w:val="00E1500D"/>
    <w:rsid w:val="00E1507B"/>
    <w:rsid w:val="00E15BBD"/>
    <w:rsid w:val="00E167B0"/>
    <w:rsid w:val="00E16814"/>
    <w:rsid w:val="00E1697C"/>
    <w:rsid w:val="00E172FD"/>
    <w:rsid w:val="00E1747F"/>
    <w:rsid w:val="00E1779C"/>
    <w:rsid w:val="00E1799D"/>
    <w:rsid w:val="00E17BA8"/>
    <w:rsid w:val="00E17E44"/>
    <w:rsid w:val="00E21B4D"/>
    <w:rsid w:val="00E22854"/>
    <w:rsid w:val="00E2290E"/>
    <w:rsid w:val="00E23781"/>
    <w:rsid w:val="00E24195"/>
    <w:rsid w:val="00E24D23"/>
    <w:rsid w:val="00E266C7"/>
    <w:rsid w:val="00E268F3"/>
    <w:rsid w:val="00E2796D"/>
    <w:rsid w:val="00E30E8B"/>
    <w:rsid w:val="00E317E6"/>
    <w:rsid w:val="00E31FA6"/>
    <w:rsid w:val="00E334B0"/>
    <w:rsid w:val="00E346B4"/>
    <w:rsid w:val="00E34B0C"/>
    <w:rsid w:val="00E34BD9"/>
    <w:rsid w:val="00E34C4B"/>
    <w:rsid w:val="00E34C6C"/>
    <w:rsid w:val="00E35324"/>
    <w:rsid w:val="00E35CEB"/>
    <w:rsid w:val="00E35EC4"/>
    <w:rsid w:val="00E3618A"/>
    <w:rsid w:val="00E367C0"/>
    <w:rsid w:val="00E369D4"/>
    <w:rsid w:val="00E3773B"/>
    <w:rsid w:val="00E377FA"/>
    <w:rsid w:val="00E37BDF"/>
    <w:rsid w:val="00E4079E"/>
    <w:rsid w:val="00E423A1"/>
    <w:rsid w:val="00E43574"/>
    <w:rsid w:val="00E43AC0"/>
    <w:rsid w:val="00E44E09"/>
    <w:rsid w:val="00E450D9"/>
    <w:rsid w:val="00E45692"/>
    <w:rsid w:val="00E47044"/>
    <w:rsid w:val="00E475B3"/>
    <w:rsid w:val="00E50A4F"/>
    <w:rsid w:val="00E50BA6"/>
    <w:rsid w:val="00E51D93"/>
    <w:rsid w:val="00E51DAC"/>
    <w:rsid w:val="00E5348D"/>
    <w:rsid w:val="00E54E45"/>
    <w:rsid w:val="00E55A01"/>
    <w:rsid w:val="00E55E13"/>
    <w:rsid w:val="00E57006"/>
    <w:rsid w:val="00E577D3"/>
    <w:rsid w:val="00E57D96"/>
    <w:rsid w:val="00E600ED"/>
    <w:rsid w:val="00E62D7C"/>
    <w:rsid w:val="00E62E4F"/>
    <w:rsid w:val="00E63137"/>
    <w:rsid w:val="00E641CF"/>
    <w:rsid w:val="00E65074"/>
    <w:rsid w:val="00E6524D"/>
    <w:rsid w:val="00E65B9D"/>
    <w:rsid w:val="00E66663"/>
    <w:rsid w:val="00E6732B"/>
    <w:rsid w:val="00E70C46"/>
    <w:rsid w:val="00E716B4"/>
    <w:rsid w:val="00E71D5A"/>
    <w:rsid w:val="00E724D3"/>
    <w:rsid w:val="00E7514D"/>
    <w:rsid w:val="00E7655B"/>
    <w:rsid w:val="00E77889"/>
    <w:rsid w:val="00E77E06"/>
    <w:rsid w:val="00E803E0"/>
    <w:rsid w:val="00E81D28"/>
    <w:rsid w:val="00E822E9"/>
    <w:rsid w:val="00E83693"/>
    <w:rsid w:val="00E856A1"/>
    <w:rsid w:val="00E86358"/>
    <w:rsid w:val="00E87792"/>
    <w:rsid w:val="00E905B2"/>
    <w:rsid w:val="00E919C7"/>
    <w:rsid w:val="00E93C9F"/>
    <w:rsid w:val="00E94730"/>
    <w:rsid w:val="00E9481E"/>
    <w:rsid w:val="00E94893"/>
    <w:rsid w:val="00E94ACC"/>
    <w:rsid w:val="00E94FBB"/>
    <w:rsid w:val="00E9541B"/>
    <w:rsid w:val="00E966E3"/>
    <w:rsid w:val="00E969B9"/>
    <w:rsid w:val="00E97597"/>
    <w:rsid w:val="00E97BD9"/>
    <w:rsid w:val="00EA16C4"/>
    <w:rsid w:val="00EA21E0"/>
    <w:rsid w:val="00EA251A"/>
    <w:rsid w:val="00EA2569"/>
    <w:rsid w:val="00EA31D2"/>
    <w:rsid w:val="00EA35E9"/>
    <w:rsid w:val="00EA41C7"/>
    <w:rsid w:val="00EA59F2"/>
    <w:rsid w:val="00EA7B9E"/>
    <w:rsid w:val="00EA7F35"/>
    <w:rsid w:val="00EB0E90"/>
    <w:rsid w:val="00EB2520"/>
    <w:rsid w:val="00EB304C"/>
    <w:rsid w:val="00EB4442"/>
    <w:rsid w:val="00EB4594"/>
    <w:rsid w:val="00EB598C"/>
    <w:rsid w:val="00EB6151"/>
    <w:rsid w:val="00EB63A5"/>
    <w:rsid w:val="00EB769E"/>
    <w:rsid w:val="00EB7705"/>
    <w:rsid w:val="00EB7F38"/>
    <w:rsid w:val="00EC1F38"/>
    <w:rsid w:val="00EC408D"/>
    <w:rsid w:val="00EC4C0D"/>
    <w:rsid w:val="00EC5DE0"/>
    <w:rsid w:val="00EC662C"/>
    <w:rsid w:val="00EC7EE9"/>
    <w:rsid w:val="00ED0B88"/>
    <w:rsid w:val="00ED0EE1"/>
    <w:rsid w:val="00ED1E45"/>
    <w:rsid w:val="00ED3E1D"/>
    <w:rsid w:val="00ED4723"/>
    <w:rsid w:val="00ED4AB8"/>
    <w:rsid w:val="00ED7311"/>
    <w:rsid w:val="00EE03BC"/>
    <w:rsid w:val="00EE0F54"/>
    <w:rsid w:val="00EE14E2"/>
    <w:rsid w:val="00EE1E13"/>
    <w:rsid w:val="00EE222F"/>
    <w:rsid w:val="00EE2AC3"/>
    <w:rsid w:val="00EE3CD5"/>
    <w:rsid w:val="00EE3E05"/>
    <w:rsid w:val="00EE4121"/>
    <w:rsid w:val="00EE4713"/>
    <w:rsid w:val="00EE4E20"/>
    <w:rsid w:val="00EE5DCA"/>
    <w:rsid w:val="00EE7AE3"/>
    <w:rsid w:val="00EE7C30"/>
    <w:rsid w:val="00EF0A5B"/>
    <w:rsid w:val="00EF1627"/>
    <w:rsid w:val="00EF1ACD"/>
    <w:rsid w:val="00EF1D6F"/>
    <w:rsid w:val="00EF32AB"/>
    <w:rsid w:val="00EF42B1"/>
    <w:rsid w:val="00EF464B"/>
    <w:rsid w:val="00EF5932"/>
    <w:rsid w:val="00EF7692"/>
    <w:rsid w:val="00F023E4"/>
    <w:rsid w:val="00F02AE7"/>
    <w:rsid w:val="00F03180"/>
    <w:rsid w:val="00F03A1A"/>
    <w:rsid w:val="00F046AC"/>
    <w:rsid w:val="00F0484C"/>
    <w:rsid w:val="00F04CF7"/>
    <w:rsid w:val="00F05BB8"/>
    <w:rsid w:val="00F06386"/>
    <w:rsid w:val="00F06D4A"/>
    <w:rsid w:val="00F104D6"/>
    <w:rsid w:val="00F11288"/>
    <w:rsid w:val="00F11749"/>
    <w:rsid w:val="00F135C8"/>
    <w:rsid w:val="00F13660"/>
    <w:rsid w:val="00F13B3B"/>
    <w:rsid w:val="00F146CA"/>
    <w:rsid w:val="00F1575C"/>
    <w:rsid w:val="00F1595C"/>
    <w:rsid w:val="00F159AC"/>
    <w:rsid w:val="00F159C1"/>
    <w:rsid w:val="00F15D7E"/>
    <w:rsid w:val="00F20FB8"/>
    <w:rsid w:val="00F2389A"/>
    <w:rsid w:val="00F23B53"/>
    <w:rsid w:val="00F24AA9"/>
    <w:rsid w:val="00F27610"/>
    <w:rsid w:val="00F27EF7"/>
    <w:rsid w:val="00F30957"/>
    <w:rsid w:val="00F3380D"/>
    <w:rsid w:val="00F356EB"/>
    <w:rsid w:val="00F3603C"/>
    <w:rsid w:val="00F36464"/>
    <w:rsid w:val="00F368A1"/>
    <w:rsid w:val="00F4005C"/>
    <w:rsid w:val="00F41685"/>
    <w:rsid w:val="00F419CF"/>
    <w:rsid w:val="00F4240F"/>
    <w:rsid w:val="00F42C32"/>
    <w:rsid w:val="00F433B5"/>
    <w:rsid w:val="00F43E9C"/>
    <w:rsid w:val="00F45089"/>
    <w:rsid w:val="00F45A72"/>
    <w:rsid w:val="00F45C6D"/>
    <w:rsid w:val="00F46419"/>
    <w:rsid w:val="00F4648B"/>
    <w:rsid w:val="00F46D7B"/>
    <w:rsid w:val="00F4786A"/>
    <w:rsid w:val="00F507C6"/>
    <w:rsid w:val="00F51090"/>
    <w:rsid w:val="00F51DB3"/>
    <w:rsid w:val="00F51F2D"/>
    <w:rsid w:val="00F53483"/>
    <w:rsid w:val="00F53A5B"/>
    <w:rsid w:val="00F53BD9"/>
    <w:rsid w:val="00F53C8B"/>
    <w:rsid w:val="00F556F2"/>
    <w:rsid w:val="00F5579E"/>
    <w:rsid w:val="00F6263C"/>
    <w:rsid w:val="00F63063"/>
    <w:rsid w:val="00F6329E"/>
    <w:rsid w:val="00F638D5"/>
    <w:rsid w:val="00F63CC7"/>
    <w:rsid w:val="00F64820"/>
    <w:rsid w:val="00F6635D"/>
    <w:rsid w:val="00F66CAC"/>
    <w:rsid w:val="00F675FC"/>
    <w:rsid w:val="00F679D3"/>
    <w:rsid w:val="00F7013D"/>
    <w:rsid w:val="00F706A0"/>
    <w:rsid w:val="00F70D4D"/>
    <w:rsid w:val="00F71281"/>
    <w:rsid w:val="00F725AB"/>
    <w:rsid w:val="00F739A6"/>
    <w:rsid w:val="00F73BD2"/>
    <w:rsid w:val="00F75A70"/>
    <w:rsid w:val="00F77E22"/>
    <w:rsid w:val="00F804C1"/>
    <w:rsid w:val="00F8106A"/>
    <w:rsid w:val="00F81ABC"/>
    <w:rsid w:val="00F8294C"/>
    <w:rsid w:val="00F82A1D"/>
    <w:rsid w:val="00F82F50"/>
    <w:rsid w:val="00F833BB"/>
    <w:rsid w:val="00F8437F"/>
    <w:rsid w:val="00F84A07"/>
    <w:rsid w:val="00F8612B"/>
    <w:rsid w:val="00F86BD9"/>
    <w:rsid w:val="00F86CC5"/>
    <w:rsid w:val="00F873FB"/>
    <w:rsid w:val="00F90EA6"/>
    <w:rsid w:val="00F90ECF"/>
    <w:rsid w:val="00F92398"/>
    <w:rsid w:val="00F92923"/>
    <w:rsid w:val="00F932DC"/>
    <w:rsid w:val="00F93A43"/>
    <w:rsid w:val="00F93D00"/>
    <w:rsid w:val="00F93FCE"/>
    <w:rsid w:val="00F9403F"/>
    <w:rsid w:val="00F94346"/>
    <w:rsid w:val="00F94785"/>
    <w:rsid w:val="00F958EA"/>
    <w:rsid w:val="00F96AE9"/>
    <w:rsid w:val="00F96B17"/>
    <w:rsid w:val="00F96F16"/>
    <w:rsid w:val="00F97019"/>
    <w:rsid w:val="00F9724B"/>
    <w:rsid w:val="00FA0318"/>
    <w:rsid w:val="00FA0DEF"/>
    <w:rsid w:val="00FA1DC6"/>
    <w:rsid w:val="00FA23F8"/>
    <w:rsid w:val="00FA2B45"/>
    <w:rsid w:val="00FA4B1A"/>
    <w:rsid w:val="00FA5073"/>
    <w:rsid w:val="00FA61A0"/>
    <w:rsid w:val="00FA680F"/>
    <w:rsid w:val="00FA6B44"/>
    <w:rsid w:val="00FA6CB2"/>
    <w:rsid w:val="00FA6E73"/>
    <w:rsid w:val="00FB0B0D"/>
    <w:rsid w:val="00FB134A"/>
    <w:rsid w:val="00FB1857"/>
    <w:rsid w:val="00FB1938"/>
    <w:rsid w:val="00FB234D"/>
    <w:rsid w:val="00FB25EC"/>
    <w:rsid w:val="00FB2B69"/>
    <w:rsid w:val="00FB33ED"/>
    <w:rsid w:val="00FB6757"/>
    <w:rsid w:val="00FB73F5"/>
    <w:rsid w:val="00FB7C99"/>
    <w:rsid w:val="00FC2B34"/>
    <w:rsid w:val="00FC39D6"/>
    <w:rsid w:val="00FC42F0"/>
    <w:rsid w:val="00FC4D1E"/>
    <w:rsid w:val="00FC4DE1"/>
    <w:rsid w:val="00FC5228"/>
    <w:rsid w:val="00FC5CA2"/>
    <w:rsid w:val="00FC6CB4"/>
    <w:rsid w:val="00FC6CEF"/>
    <w:rsid w:val="00FC7F97"/>
    <w:rsid w:val="00FD0592"/>
    <w:rsid w:val="00FD23B2"/>
    <w:rsid w:val="00FD30FF"/>
    <w:rsid w:val="00FD35A2"/>
    <w:rsid w:val="00FD3A79"/>
    <w:rsid w:val="00FD3B0C"/>
    <w:rsid w:val="00FD3E85"/>
    <w:rsid w:val="00FD42C9"/>
    <w:rsid w:val="00FD4958"/>
    <w:rsid w:val="00FD4BEA"/>
    <w:rsid w:val="00FD512E"/>
    <w:rsid w:val="00FD6416"/>
    <w:rsid w:val="00FE0CA0"/>
    <w:rsid w:val="00FE0DC0"/>
    <w:rsid w:val="00FE0EEC"/>
    <w:rsid w:val="00FE1E20"/>
    <w:rsid w:val="00FE2606"/>
    <w:rsid w:val="00FE38EB"/>
    <w:rsid w:val="00FE424F"/>
    <w:rsid w:val="00FE4684"/>
    <w:rsid w:val="00FE60EA"/>
    <w:rsid w:val="00FE621A"/>
    <w:rsid w:val="00FE68A7"/>
    <w:rsid w:val="00FE6954"/>
    <w:rsid w:val="00FE6B1E"/>
    <w:rsid w:val="00FE7323"/>
    <w:rsid w:val="00FF1426"/>
    <w:rsid w:val="00FF14BC"/>
    <w:rsid w:val="00FF2BB5"/>
    <w:rsid w:val="00FF3D89"/>
    <w:rsid w:val="00FF508E"/>
    <w:rsid w:val="00FF50C8"/>
    <w:rsid w:val="00FF532B"/>
    <w:rsid w:val="00FF714D"/>
    <w:rsid w:val="0618EBFE"/>
    <w:rsid w:val="07B8301F"/>
    <w:rsid w:val="096E8C86"/>
    <w:rsid w:val="0EE7B481"/>
    <w:rsid w:val="121A1693"/>
    <w:rsid w:val="1263BB2D"/>
    <w:rsid w:val="1435D0D3"/>
    <w:rsid w:val="15CACA4B"/>
    <w:rsid w:val="22B9E754"/>
    <w:rsid w:val="2398B4B1"/>
    <w:rsid w:val="24DE0B24"/>
    <w:rsid w:val="256F947F"/>
    <w:rsid w:val="27693DB7"/>
    <w:rsid w:val="2ABE7789"/>
    <w:rsid w:val="2ACB1738"/>
    <w:rsid w:val="2CCEC605"/>
    <w:rsid w:val="2E26DE9C"/>
    <w:rsid w:val="2E604554"/>
    <w:rsid w:val="300642A5"/>
    <w:rsid w:val="3287222D"/>
    <w:rsid w:val="345A3AAA"/>
    <w:rsid w:val="376D165F"/>
    <w:rsid w:val="37735352"/>
    <w:rsid w:val="39BE718B"/>
    <w:rsid w:val="3DA70F60"/>
    <w:rsid w:val="3DEE325D"/>
    <w:rsid w:val="3DF0CBAC"/>
    <w:rsid w:val="3F5BCA1E"/>
    <w:rsid w:val="420022E0"/>
    <w:rsid w:val="42A68422"/>
    <w:rsid w:val="4382C6AA"/>
    <w:rsid w:val="43A4575A"/>
    <w:rsid w:val="44A1F73E"/>
    <w:rsid w:val="4C131929"/>
    <w:rsid w:val="4D13C6AB"/>
    <w:rsid w:val="4DB58CB7"/>
    <w:rsid w:val="4E8ABF6B"/>
    <w:rsid w:val="5139A39A"/>
    <w:rsid w:val="534D363E"/>
    <w:rsid w:val="5B5C942B"/>
    <w:rsid w:val="5C809127"/>
    <w:rsid w:val="5ECCEAD1"/>
    <w:rsid w:val="5F2894F5"/>
    <w:rsid w:val="60937D2B"/>
    <w:rsid w:val="66324E5E"/>
    <w:rsid w:val="66F1C76A"/>
    <w:rsid w:val="6F4096F0"/>
    <w:rsid w:val="73083988"/>
    <w:rsid w:val="74CA2D6F"/>
    <w:rsid w:val="7616C2AF"/>
    <w:rsid w:val="774ABB2C"/>
    <w:rsid w:val="7B579E85"/>
    <w:rsid w:val="7E9C6D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0A812461"/>
  <w15:chartTrackingRefBased/>
  <w15:docId w15:val="{A1B664A7-469D-4730-88E3-BA6C4DFA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noProof/>
      <w:sz w:val="24"/>
      <w:lang w:val="vi-VN" w:eastAsia="vi-VN"/>
    </w:rPr>
  </w:style>
  <w:style w:type="paragraph" w:styleId="u1">
    <w:name w:val="heading 1"/>
    <w:basedOn w:val="Binhthng"/>
    <w:next w:val="Binhthng"/>
    <w:link w:val="u1Char"/>
    <w:autoRedefine/>
    <w:uiPriority w:val="9"/>
    <w:qFormat/>
    <w:rsid w:val="00367C7C"/>
    <w:pPr>
      <w:numPr>
        <w:numId w:val="30"/>
      </w:numPr>
      <w:spacing w:before="360" w:after="120"/>
      <w:jc w:val="center"/>
      <w:outlineLvl w:val="0"/>
    </w:pPr>
    <w:rPr>
      <w:b/>
      <w:spacing w:val="20"/>
      <w:sz w:val="32"/>
      <w:szCs w:val="40"/>
      <w:lang w:eastAsia="x-none"/>
    </w:rPr>
  </w:style>
  <w:style w:type="paragraph" w:styleId="u2">
    <w:name w:val="heading 2"/>
    <w:basedOn w:val="Binhthng"/>
    <w:next w:val="Binhthng"/>
    <w:link w:val="u2Char"/>
    <w:autoRedefine/>
    <w:qFormat/>
    <w:rsid w:val="00273447"/>
    <w:pPr>
      <w:keepNext/>
      <w:numPr>
        <w:ilvl w:val="1"/>
        <w:numId w:val="30"/>
      </w:numPr>
      <w:spacing w:before="240" w:after="120" w:line="360" w:lineRule="auto"/>
      <w:jc w:val="both"/>
      <w:outlineLvl w:val="1"/>
    </w:pPr>
    <w:rPr>
      <w:b/>
      <w:sz w:val="26"/>
      <w:szCs w:val="26"/>
      <w:lang w:val="en-US"/>
    </w:rPr>
  </w:style>
  <w:style w:type="paragraph" w:styleId="u3">
    <w:name w:val="heading 3"/>
    <w:basedOn w:val="Binhthng"/>
    <w:next w:val="Binhthng"/>
    <w:link w:val="u3Char"/>
    <w:autoRedefine/>
    <w:qFormat/>
    <w:rsid w:val="00115357"/>
    <w:pPr>
      <w:keepNext/>
      <w:numPr>
        <w:ilvl w:val="2"/>
        <w:numId w:val="30"/>
      </w:numPr>
      <w:tabs>
        <w:tab w:val="left" w:pos="900"/>
        <w:tab w:val="left" w:pos="990"/>
      </w:tabs>
      <w:spacing w:before="60" w:after="60" w:line="360" w:lineRule="auto"/>
      <w:jc w:val="both"/>
      <w:outlineLvl w:val="2"/>
    </w:pPr>
    <w:rPr>
      <w:rFonts w:eastAsia="Arial"/>
      <w:b/>
      <w:i/>
      <w:color w:val="000000"/>
      <w:sz w:val="26"/>
      <w:szCs w:val="26"/>
      <w:shd w:val="clear" w:color="auto" w:fill="FFFFFF"/>
      <w:lang w:eastAsia="x-none"/>
    </w:rPr>
  </w:style>
  <w:style w:type="paragraph" w:styleId="u4">
    <w:name w:val="heading 4"/>
    <w:basedOn w:val="Binhthng"/>
    <w:next w:val="Binhthng"/>
    <w:qFormat/>
    <w:rsid w:val="004D7E2A"/>
    <w:pPr>
      <w:keepNext/>
      <w:spacing w:before="240" w:line="264" w:lineRule="auto"/>
      <w:jc w:val="both"/>
      <w:outlineLvl w:val="3"/>
    </w:pPr>
    <w:rPr>
      <w:i/>
      <w:sz w:val="26"/>
    </w:rPr>
  </w:style>
  <w:style w:type="paragraph" w:styleId="u5">
    <w:name w:val="heading 5"/>
    <w:basedOn w:val="Binhthng"/>
    <w:next w:val="Binhthng"/>
    <w:qFormat/>
    <w:rsid w:val="004D7E2A"/>
    <w:pPr>
      <w:numPr>
        <w:ilvl w:val="4"/>
        <w:numId w:val="30"/>
      </w:numPr>
      <w:spacing w:before="120" w:line="264" w:lineRule="auto"/>
      <w:jc w:val="both"/>
      <w:outlineLvl w:val="4"/>
    </w:pPr>
    <w:rPr>
      <w:i/>
    </w:rPr>
  </w:style>
  <w:style w:type="paragraph" w:styleId="u6">
    <w:name w:val="heading 6"/>
    <w:basedOn w:val="Binhthng"/>
    <w:next w:val="Binhthng"/>
    <w:qFormat/>
    <w:rsid w:val="003E1AA1"/>
    <w:pPr>
      <w:numPr>
        <w:ilvl w:val="5"/>
        <w:numId w:val="30"/>
      </w:numPr>
      <w:spacing w:before="240" w:after="60"/>
      <w:outlineLvl w:val="5"/>
    </w:pPr>
    <w:rPr>
      <w:rFonts w:ascii="Arial" w:hAnsi="Arial"/>
      <w:i/>
    </w:rPr>
  </w:style>
  <w:style w:type="paragraph" w:styleId="u7">
    <w:name w:val="heading 7"/>
    <w:basedOn w:val="Binhthng"/>
    <w:next w:val="Binhthng"/>
    <w:qFormat/>
    <w:rsid w:val="003E1AA1"/>
    <w:pPr>
      <w:numPr>
        <w:ilvl w:val="6"/>
        <w:numId w:val="30"/>
      </w:numPr>
      <w:spacing w:before="240" w:after="60"/>
      <w:outlineLvl w:val="6"/>
    </w:pPr>
    <w:rPr>
      <w:rFonts w:ascii="Arial" w:hAnsi="Arial"/>
      <w:sz w:val="20"/>
    </w:rPr>
  </w:style>
  <w:style w:type="paragraph" w:styleId="u8">
    <w:name w:val="heading 8"/>
    <w:basedOn w:val="Binhthng"/>
    <w:next w:val="Binhthng"/>
    <w:qFormat/>
    <w:rsid w:val="003E1AA1"/>
    <w:pPr>
      <w:numPr>
        <w:ilvl w:val="7"/>
        <w:numId w:val="30"/>
      </w:numPr>
      <w:spacing w:before="240" w:after="60"/>
      <w:outlineLvl w:val="7"/>
    </w:pPr>
    <w:rPr>
      <w:rFonts w:ascii="Arial" w:hAnsi="Arial"/>
      <w:i/>
      <w:sz w:val="20"/>
    </w:rPr>
  </w:style>
  <w:style w:type="paragraph" w:styleId="u9">
    <w:name w:val="heading 9"/>
    <w:basedOn w:val="Binhthng"/>
    <w:next w:val="Binhthng"/>
    <w:qFormat/>
    <w:rsid w:val="003E1AA1"/>
    <w:pPr>
      <w:numPr>
        <w:ilvl w:val="8"/>
        <w:numId w:val="30"/>
      </w:numPr>
      <w:spacing w:before="240" w:after="60"/>
      <w:outlineLvl w:val="8"/>
    </w:pPr>
    <w:rPr>
      <w:rFonts w:ascii="Arial" w:hAnsi="Arial"/>
      <w:i/>
      <w:sz w:val="1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unhideWhenUsed/>
    <w:rsid w:val="004D7E2A"/>
    <w:rPr>
      <w:color w:val="467886"/>
      <w:u w:val="single"/>
    </w:rPr>
  </w:style>
  <w:style w:type="character" w:customStyle="1" w:styleId="u1Char">
    <w:name w:val="Đầu đề 1 Char"/>
    <w:link w:val="u1"/>
    <w:uiPriority w:val="9"/>
    <w:rsid w:val="00367C7C"/>
    <w:rPr>
      <w:b/>
      <w:noProof/>
      <w:spacing w:val="20"/>
      <w:sz w:val="32"/>
      <w:szCs w:val="40"/>
      <w:lang w:val="vi-VN" w:eastAsia="x-none"/>
    </w:rPr>
  </w:style>
  <w:style w:type="character" w:customStyle="1" w:styleId="u2Char">
    <w:name w:val="Đầu đề 2 Char"/>
    <w:link w:val="u2"/>
    <w:rsid w:val="00683A01"/>
    <w:rPr>
      <w:b/>
      <w:noProof/>
      <w:sz w:val="26"/>
      <w:szCs w:val="26"/>
      <w:lang w:val="en-US"/>
    </w:rPr>
  </w:style>
  <w:style w:type="character" w:customStyle="1" w:styleId="u3Char">
    <w:name w:val="Đầu đề 3 Char"/>
    <w:link w:val="u3"/>
    <w:rsid w:val="00C058C7"/>
    <w:rPr>
      <w:rFonts w:eastAsia="Arial"/>
      <w:b/>
      <w:i/>
      <w:noProof/>
      <w:color w:val="000000"/>
      <w:sz w:val="26"/>
      <w:szCs w:val="26"/>
      <w:lang w:eastAsia="x-none"/>
    </w:rPr>
  </w:style>
  <w:style w:type="paragraph" w:styleId="Chntrang">
    <w:name w:val="footer"/>
    <w:basedOn w:val="Binhthng"/>
    <w:link w:val="ChntrangChar"/>
    <w:uiPriority w:val="99"/>
    <w:pPr>
      <w:tabs>
        <w:tab w:val="center" w:pos="4320"/>
        <w:tab w:val="right" w:pos="8640"/>
      </w:tabs>
    </w:pPr>
    <w:rPr>
      <w:lang w:val="x-none" w:eastAsia="x-none"/>
    </w:rPr>
  </w:style>
  <w:style w:type="character" w:customStyle="1" w:styleId="ChntrangChar">
    <w:name w:val="Chân trang Char"/>
    <w:link w:val="Chntrang"/>
    <w:uiPriority w:val="99"/>
    <w:rsid w:val="00F70D4D"/>
    <w:rPr>
      <w:sz w:val="24"/>
    </w:rPr>
  </w:style>
  <w:style w:type="paragraph" w:styleId="VnbanCcchu">
    <w:name w:val="footnote text"/>
    <w:basedOn w:val="Binhthng"/>
    <w:semiHidden/>
    <w:rPr>
      <w:sz w:val="20"/>
    </w:rPr>
  </w:style>
  <w:style w:type="character" w:styleId="ThamchiuCcchu">
    <w:name w:val="footnote reference"/>
    <w:semiHidden/>
    <w:rPr>
      <w:vertAlign w:val="superscript"/>
    </w:rPr>
  </w:style>
  <w:style w:type="character" w:styleId="ThamchiuChuthich">
    <w:name w:val="annotation reference"/>
    <w:rsid w:val="00CE0DB3"/>
    <w:rPr>
      <w:sz w:val="16"/>
    </w:rPr>
  </w:style>
  <w:style w:type="paragraph" w:styleId="VnbanChuthich">
    <w:name w:val="annotation text"/>
    <w:basedOn w:val="Binhthng"/>
    <w:link w:val="VnbanChuthichChar"/>
    <w:rsid w:val="00CE0DB3"/>
    <w:rPr>
      <w:sz w:val="20"/>
    </w:rPr>
  </w:style>
  <w:style w:type="paragraph" w:styleId="Mucluc1">
    <w:name w:val="toc 1"/>
    <w:basedOn w:val="Binhthng"/>
    <w:next w:val="Binhthng"/>
    <w:autoRedefine/>
    <w:uiPriority w:val="39"/>
    <w:rsid w:val="008E39DD"/>
    <w:pPr>
      <w:tabs>
        <w:tab w:val="left" w:pos="1260"/>
        <w:tab w:val="right" w:leader="dot" w:pos="8910"/>
      </w:tabs>
      <w:spacing w:before="120" w:line="360" w:lineRule="auto"/>
      <w:ind w:left="1531" w:hanging="1531"/>
    </w:pPr>
    <w:rPr>
      <w:b/>
      <w:caps/>
      <w:sz w:val="26"/>
    </w:rPr>
  </w:style>
  <w:style w:type="paragraph" w:styleId="Mucluc2">
    <w:name w:val="toc 2"/>
    <w:basedOn w:val="Binhthng"/>
    <w:next w:val="Binhthng"/>
    <w:autoRedefine/>
    <w:uiPriority w:val="39"/>
    <w:rsid w:val="00F833BB"/>
    <w:pPr>
      <w:tabs>
        <w:tab w:val="left" w:pos="960"/>
        <w:tab w:val="right" w:leader="dot" w:pos="8910"/>
      </w:tabs>
      <w:spacing w:before="60"/>
      <w:ind w:left="288"/>
    </w:pPr>
    <w:rPr>
      <w:sz w:val="26"/>
    </w:rPr>
  </w:style>
  <w:style w:type="paragraph" w:styleId="Mucluc3">
    <w:name w:val="toc 3"/>
    <w:basedOn w:val="Binhthng"/>
    <w:next w:val="Binhthng"/>
    <w:uiPriority w:val="39"/>
    <w:rsid w:val="00436578"/>
    <w:pPr>
      <w:tabs>
        <w:tab w:val="right" w:leader="dot" w:pos="8908"/>
      </w:tabs>
      <w:ind w:left="709"/>
    </w:pPr>
    <w:rPr>
      <w:sz w:val="26"/>
    </w:rPr>
  </w:style>
  <w:style w:type="paragraph" w:styleId="Mucluc4">
    <w:name w:val="toc 4"/>
    <w:basedOn w:val="Binhthng"/>
    <w:next w:val="Binhthng"/>
    <w:autoRedefine/>
    <w:uiPriority w:val="39"/>
    <w:rsid w:val="00436578"/>
    <w:pPr>
      <w:tabs>
        <w:tab w:val="left" w:pos="1680"/>
        <w:tab w:val="right" w:leader="dot" w:pos="8910"/>
      </w:tabs>
      <w:ind w:left="720"/>
    </w:pPr>
    <w:rPr>
      <w:i/>
      <w:sz w:val="26"/>
    </w:rPr>
  </w:style>
  <w:style w:type="paragraph" w:styleId="Mucluc5">
    <w:name w:val="toc 5"/>
    <w:basedOn w:val="Binhthng"/>
    <w:next w:val="Binhthng"/>
    <w:uiPriority w:val="39"/>
    <w:pPr>
      <w:tabs>
        <w:tab w:val="right" w:leader="dot" w:pos="8788"/>
      </w:tabs>
      <w:ind w:left="960"/>
    </w:pPr>
    <w:rPr>
      <w:sz w:val="18"/>
    </w:rPr>
  </w:style>
  <w:style w:type="paragraph" w:styleId="Mucluc6">
    <w:name w:val="toc 6"/>
    <w:basedOn w:val="Binhthng"/>
    <w:next w:val="Binhthng"/>
    <w:uiPriority w:val="39"/>
    <w:pPr>
      <w:tabs>
        <w:tab w:val="right" w:leader="dot" w:pos="8788"/>
      </w:tabs>
      <w:ind w:left="1200"/>
    </w:pPr>
    <w:rPr>
      <w:sz w:val="18"/>
    </w:rPr>
  </w:style>
  <w:style w:type="paragraph" w:styleId="Mucluc7">
    <w:name w:val="toc 7"/>
    <w:basedOn w:val="Binhthng"/>
    <w:next w:val="Binhthng"/>
    <w:uiPriority w:val="39"/>
    <w:pPr>
      <w:tabs>
        <w:tab w:val="right" w:leader="dot" w:pos="8788"/>
      </w:tabs>
      <w:ind w:left="1440"/>
    </w:pPr>
    <w:rPr>
      <w:sz w:val="18"/>
    </w:rPr>
  </w:style>
  <w:style w:type="paragraph" w:styleId="Mucluc8">
    <w:name w:val="toc 8"/>
    <w:basedOn w:val="Binhthng"/>
    <w:next w:val="Binhthng"/>
    <w:uiPriority w:val="39"/>
    <w:pPr>
      <w:tabs>
        <w:tab w:val="right" w:leader="dot" w:pos="8788"/>
      </w:tabs>
      <w:ind w:left="1680"/>
    </w:pPr>
    <w:rPr>
      <w:sz w:val="18"/>
    </w:rPr>
  </w:style>
  <w:style w:type="paragraph" w:styleId="Mucluc9">
    <w:name w:val="toc 9"/>
    <w:basedOn w:val="Binhthng"/>
    <w:next w:val="Binhthng"/>
    <w:uiPriority w:val="39"/>
    <w:pPr>
      <w:tabs>
        <w:tab w:val="right" w:leader="dot" w:pos="8788"/>
      </w:tabs>
      <w:ind w:left="1920"/>
    </w:pPr>
    <w:rPr>
      <w:sz w:val="18"/>
    </w:rPr>
  </w:style>
  <w:style w:type="paragraph" w:customStyle="1" w:styleId="txtNoiDung02">
    <w:name w:val="_txtNoiDung02"/>
    <w:basedOn w:val="Binhthng"/>
    <w:qFormat/>
    <w:rsid w:val="00911BB2"/>
    <w:pPr>
      <w:spacing w:before="240" w:after="120" w:line="360" w:lineRule="auto"/>
      <w:ind w:firstLine="567"/>
      <w:jc w:val="both"/>
    </w:pPr>
    <w:rPr>
      <w:i/>
      <w:sz w:val="26"/>
      <w:szCs w:val="26"/>
    </w:rPr>
  </w:style>
  <w:style w:type="paragraph" w:customStyle="1" w:styleId="txtBIADHDN">
    <w:name w:val="txtBIADHDN"/>
    <w:basedOn w:val="Binhthng"/>
    <w:autoRedefine/>
    <w:rsid w:val="006A3A77"/>
    <w:pPr>
      <w:jc w:val="center"/>
    </w:pPr>
    <w:rPr>
      <w:b/>
      <w:bCs/>
      <w:sz w:val="26"/>
      <w:szCs w:val="22"/>
    </w:rPr>
  </w:style>
  <w:style w:type="paragraph" w:customStyle="1" w:styleId="txtBIATenMon">
    <w:name w:val="txtBIATenMon"/>
    <w:basedOn w:val="Binhthng"/>
    <w:autoRedefine/>
    <w:rsid w:val="000B17A0"/>
    <w:pPr>
      <w:spacing w:before="60"/>
      <w:jc w:val="center"/>
    </w:pPr>
    <w:rPr>
      <w:b/>
      <w:bCs/>
      <w:sz w:val="30"/>
      <w:szCs w:val="26"/>
    </w:rPr>
  </w:style>
  <w:style w:type="paragraph" w:customStyle="1" w:styleId="txtBIADiaChi">
    <w:name w:val="txtBIADiaChi"/>
    <w:basedOn w:val="Binhthng"/>
    <w:autoRedefine/>
    <w:rsid w:val="000E3D6B"/>
    <w:pPr>
      <w:jc w:val="center"/>
    </w:pPr>
  </w:style>
  <w:style w:type="paragraph" w:customStyle="1" w:styleId="txtBIABaoCaoMonHoc">
    <w:name w:val="txtBIABaoCaoMonHoc"/>
    <w:basedOn w:val="Binhthng"/>
    <w:autoRedefine/>
    <w:rsid w:val="000E3D6B"/>
    <w:pPr>
      <w:jc w:val="center"/>
    </w:pPr>
    <w:rPr>
      <w:b/>
      <w:bCs/>
      <w:sz w:val="40"/>
      <w:szCs w:val="36"/>
    </w:rPr>
  </w:style>
  <w:style w:type="paragraph" w:customStyle="1" w:styleId="txtBIATenDeTai">
    <w:name w:val="txtBIATenDeTai"/>
    <w:basedOn w:val="Binhthng"/>
    <w:autoRedefine/>
    <w:rsid w:val="00E4079E"/>
    <w:pPr>
      <w:spacing w:before="180"/>
      <w:jc w:val="center"/>
    </w:pPr>
    <w:rPr>
      <w:b/>
      <w:bCs/>
      <w:sz w:val="36"/>
      <w:szCs w:val="26"/>
    </w:rPr>
  </w:style>
  <w:style w:type="paragraph" w:customStyle="1" w:styleId="txtBIASinhvien-Lop-CBHD">
    <w:name w:val="txtBIASinhvien-Lop-CBHD"/>
    <w:basedOn w:val="Binhthng"/>
    <w:autoRedefine/>
    <w:rsid w:val="007F0ED6"/>
    <w:pPr>
      <w:spacing w:before="60"/>
      <w:ind w:left="4536" w:hanging="2106"/>
    </w:pPr>
    <w:rPr>
      <w:b/>
      <w:bCs/>
      <w:sz w:val="28"/>
      <w:szCs w:val="28"/>
    </w:rPr>
  </w:style>
  <w:style w:type="paragraph" w:customStyle="1" w:styleId="txtBIADiaDiem">
    <w:name w:val="txtBIADiaDiem"/>
    <w:basedOn w:val="Binhthng"/>
    <w:autoRedefine/>
    <w:rsid w:val="00F739A6"/>
    <w:pPr>
      <w:jc w:val="center"/>
    </w:pPr>
    <w:rPr>
      <w:i/>
      <w:iCs/>
      <w:sz w:val="28"/>
      <w:szCs w:val="28"/>
    </w:rPr>
  </w:style>
  <w:style w:type="paragraph" w:customStyle="1" w:styleId="txtChuBang01Title">
    <w:name w:val="_txtChuBang01Title"/>
    <w:basedOn w:val="Binhthng"/>
    <w:rsid w:val="000D5A2E"/>
    <w:pPr>
      <w:spacing w:before="60" w:after="60" w:line="259" w:lineRule="auto"/>
      <w:jc w:val="center"/>
    </w:pPr>
    <w:rPr>
      <w:b/>
      <w:bCs/>
    </w:rPr>
  </w:style>
  <w:style w:type="paragraph" w:customStyle="1" w:styleId="txtNoiDung01">
    <w:name w:val="_txtNoiDung01"/>
    <w:basedOn w:val="Binhthng"/>
    <w:rsid w:val="00550D00"/>
    <w:pPr>
      <w:spacing w:before="60" w:after="60" w:line="360" w:lineRule="auto"/>
      <w:ind w:firstLine="567"/>
      <w:jc w:val="both"/>
    </w:pPr>
    <w:rPr>
      <w:sz w:val="26"/>
      <w:szCs w:val="24"/>
    </w:rPr>
  </w:style>
  <w:style w:type="paragraph" w:styleId="Duudong">
    <w:name w:val="List Bullet"/>
    <w:basedOn w:val="Binhthng"/>
    <w:rsid w:val="00CF223B"/>
    <w:pPr>
      <w:spacing w:before="80" w:line="288" w:lineRule="auto"/>
      <w:ind w:left="504" w:hanging="144"/>
    </w:pPr>
    <w:rPr>
      <w:sz w:val="25"/>
    </w:rPr>
  </w:style>
  <w:style w:type="paragraph" w:styleId="oancuaDanhsach">
    <w:name w:val="List Paragraph"/>
    <w:basedOn w:val="Binhthng"/>
    <w:uiPriority w:val="34"/>
    <w:qFormat/>
    <w:rsid w:val="008139A0"/>
    <w:pPr>
      <w:ind w:left="720"/>
    </w:pPr>
  </w:style>
  <w:style w:type="table" w:styleId="LiBang">
    <w:name w:val="Table Grid"/>
    <w:basedOn w:val="BangThngthng"/>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nghiung3D3">
    <w:name w:val="Table 3D effects 3"/>
    <w:basedOn w:val="BangThngthng"/>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xtTieuDe01">
    <w:name w:val="txtTieuDe01"/>
    <w:basedOn w:val="Binhthng"/>
    <w:qFormat/>
    <w:rsid w:val="008E39DD"/>
    <w:pPr>
      <w:spacing w:before="100" w:beforeAutospacing="1" w:after="100" w:afterAutospacing="1" w:line="480" w:lineRule="auto"/>
      <w:jc w:val="center"/>
    </w:pPr>
    <w:rPr>
      <w:b/>
      <w:bCs/>
      <w:sz w:val="32"/>
      <w:szCs w:val="32"/>
    </w:rPr>
  </w:style>
  <w:style w:type="paragraph" w:customStyle="1" w:styleId="txtGachDong">
    <w:name w:val="_txtGachDong"/>
    <w:basedOn w:val="txtNoiDung01"/>
    <w:qFormat/>
    <w:rsid w:val="009F01FC"/>
    <w:pPr>
      <w:numPr>
        <w:numId w:val="2"/>
      </w:numPr>
      <w:spacing w:before="0" w:after="0"/>
      <w:ind w:left="714" w:hanging="357"/>
    </w:pPr>
  </w:style>
  <w:style w:type="paragraph" w:customStyle="1" w:styleId="txtTaiLieuThamKhao">
    <w:name w:val="txtTaiLieuThamKhao"/>
    <w:basedOn w:val="Binhthng"/>
    <w:rsid w:val="00C21181"/>
    <w:pPr>
      <w:numPr>
        <w:numId w:val="3"/>
      </w:numPr>
      <w:spacing w:before="60" w:after="60" w:line="288" w:lineRule="auto"/>
      <w:jc w:val="both"/>
    </w:pPr>
    <w:rPr>
      <w:sz w:val="26"/>
      <w:szCs w:val="18"/>
    </w:rPr>
  </w:style>
  <w:style w:type="paragraph" w:customStyle="1" w:styleId="txtHinhCaption">
    <w:name w:val="_txtHinhCaption"/>
    <w:basedOn w:val="Binhthng"/>
    <w:qFormat/>
    <w:rsid w:val="00A4308B"/>
    <w:pPr>
      <w:spacing w:after="60" w:line="264" w:lineRule="auto"/>
      <w:jc w:val="center"/>
    </w:pPr>
    <w:rPr>
      <w:i/>
      <w:szCs w:val="24"/>
    </w:rPr>
  </w:style>
  <w:style w:type="paragraph" w:customStyle="1" w:styleId="txtBIAHoTenSV">
    <w:name w:val="txtBIAHoTenSV"/>
    <w:basedOn w:val="Binhthng"/>
    <w:qFormat/>
    <w:rsid w:val="007F0ED6"/>
    <w:pPr>
      <w:jc w:val="center"/>
    </w:pPr>
  </w:style>
  <w:style w:type="paragraph" w:customStyle="1" w:styleId="txtChuBang">
    <w:name w:val="_txtChuBang"/>
    <w:basedOn w:val="Binhthng"/>
    <w:qFormat/>
    <w:rsid w:val="000D5A2E"/>
    <w:pPr>
      <w:spacing w:before="60" w:after="60"/>
      <w:jc w:val="both"/>
    </w:pPr>
    <w:rPr>
      <w:szCs w:val="24"/>
    </w:rPr>
  </w:style>
  <w:style w:type="character" w:customStyle="1" w:styleId="txtTieuDe02">
    <w:name w:val="_txtTieuDe02"/>
    <w:rsid w:val="00D83EA3"/>
    <w:rPr>
      <w:b/>
      <w:bCs/>
    </w:rPr>
  </w:style>
  <w:style w:type="paragraph" w:customStyle="1" w:styleId="txtHinh">
    <w:name w:val="_txtHinh"/>
    <w:basedOn w:val="txtHinhCaption"/>
    <w:qFormat/>
    <w:rsid w:val="004D7E2A"/>
  </w:style>
  <w:style w:type="paragraph" w:styleId="utrang">
    <w:name w:val="header"/>
    <w:basedOn w:val="Binhthng"/>
    <w:link w:val="utrangChar"/>
    <w:rsid w:val="00674132"/>
    <w:pPr>
      <w:tabs>
        <w:tab w:val="center" w:pos="4680"/>
        <w:tab w:val="right" w:pos="9360"/>
      </w:tabs>
    </w:pPr>
  </w:style>
  <w:style w:type="character" w:customStyle="1" w:styleId="utrangChar">
    <w:name w:val="Đầu trang Char"/>
    <w:link w:val="utrang"/>
    <w:rsid w:val="00674132"/>
    <w:rPr>
      <w:noProof/>
      <w:sz w:val="24"/>
    </w:rPr>
  </w:style>
  <w:style w:type="paragraph" w:customStyle="1" w:styleId="txtHoaThi">
    <w:name w:val="_txtHoaThi"/>
    <w:basedOn w:val="txtNoiDung01"/>
    <w:qFormat/>
    <w:rsid w:val="00163D38"/>
    <w:pPr>
      <w:numPr>
        <w:numId w:val="4"/>
      </w:numPr>
      <w:tabs>
        <w:tab w:val="left" w:pos="993"/>
      </w:tabs>
      <w:spacing w:before="0" w:after="0"/>
      <w:ind w:left="992" w:hanging="425"/>
    </w:pPr>
  </w:style>
  <w:style w:type="paragraph" w:styleId="ThngthngWeb">
    <w:name w:val="Normal (Web)"/>
    <w:basedOn w:val="Binhthng"/>
    <w:uiPriority w:val="99"/>
    <w:rsid w:val="000D500E"/>
    <w:rPr>
      <w:szCs w:val="24"/>
    </w:rPr>
  </w:style>
  <w:style w:type="paragraph" w:styleId="Chuthich">
    <w:name w:val="caption"/>
    <w:basedOn w:val="Binhthng"/>
    <w:next w:val="Binhthng"/>
    <w:qFormat/>
    <w:rsid w:val="002C2734"/>
    <w:rPr>
      <w:b/>
      <w:bCs/>
      <w:sz w:val="20"/>
    </w:rPr>
  </w:style>
  <w:style w:type="paragraph" w:customStyle="1" w:styleId="ds-markdown-paragraph">
    <w:name w:val="ds-markdown-paragraph"/>
    <w:basedOn w:val="Binhthng"/>
    <w:rsid w:val="006A598A"/>
    <w:pPr>
      <w:spacing w:before="100" w:beforeAutospacing="1" w:after="100" w:afterAutospacing="1"/>
    </w:pPr>
    <w:rPr>
      <w:noProof w:val="0"/>
      <w:szCs w:val="24"/>
    </w:rPr>
  </w:style>
  <w:style w:type="character" w:customStyle="1" w:styleId="katex-mathml">
    <w:name w:val="katex-mathml"/>
    <w:basedOn w:val="Phngmcinhcuaoanvn"/>
    <w:rsid w:val="006A598A"/>
  </w:style>
  <w:style w:type="character" w:customStyle="1" w:styleId="mord">
    <w:name w:val="mord"/>
    <w:basedOn w:val="Phngmcinhcuaoanvn"/>
    <w:rsid w:val="006A598A"/>
  </w:style>
  <w:style w:type="character" w:customStyle="1" w:styleId="mrel">
    <w:name w:val="mrel"/>
    <w:basedOn w:val="Phngmcinhcuaoanvn"/>
    <w:rsid w:val="006A598A"/>
  </w:style>
  <w:style w:type="character" w:customStyle="1" w:styleId="mopen">
    <w:name w:val="mopen"/>
    <w:basedOn w:val="Phngmcinhcuaoanvn"/>
    <w:rsid w:val="006A598A"/>
  </w:style>
  <w:style w:type="character" w:customStyle="1" w:styleId="vlist-s">
    <w:name w:val="vlist-s"/>
    <w:basedOn w:val="Phngmcinhcuaoanvn"/>
    <w:rsid w:val="006A598A"/>
  </w:style>
  <w:style w:type="character" w:customStyle="1" w:styleId="mpunct">
    <w:name w:val="mpunct"/>
    <w:basedOn w:val="Phngmcinhcuaoanvn"/>
    <w:rsid w:val="006A598A"/>
  </w:style>
  <w:style w:type="character" w:customStyle="1" w:styleId="mclose">
    <w:name w:val="mclose"/>
    <w:basedOn w:val="Phngmcinhcuaoanvn"/>
    <w:rsid w:val="006A598A"/>
  </w:style>
  <w:style w:type="character" w:customStyle="1" w:styleId="mbin">
    <w:name w:val="mbin"/>
    <w:basedOn w:val="Phngmcinhcuaoanvn"/>
    <w:rsid w:val="006A598A"/>
  </w:style>
  <w:style w:type="character" w:styleId="Manh">
    <w:name w:val="Strong"/>
    <w:uiPriority w:val="22"/>
    <w:qFormat/>
    <w:rsid w:val="006A598A"/>
    <w:rPr>
      <w:b/>
      <w:bCs/>
    </w:rPr>
  </w:style>
  <w:style w:type="character" w:customStyle="1" w:styleId="text-sm">
    <w:name w:val="text-sm"/>
    <w:basedOn w:val="Phngmcinhcuaoanvn"/>
    <w:rsid w:val="00BF19E8"/>
  </w:style>
  <w:style w:type="paragraph" w:customStyle="1" w:styleId="Heading310">
    <w:name w:val="Heading 310"/>
    <w:basedOn w:val="Binhthng"/>
    <w:next w:val="Binhthng"/>
    <w:rsid w:val="008E2B5A"/>
    <w:pPr>
      <w:spacing w:before="200" w:after="100"/>
      <w:outlineLvl w:val="2"/>
    </w:pPr>
    <w:rPr>
      <w:b/>
      <w:bCs/>
      <w:noProof w:val="0"/>
      <w:color w:val="2C5F8A"/>
      <w:szCs w:val="24"/>
    </w:rPr>
  </w:style>
  <w:style w:type="paragraph" w:customStyle="1" w:styleId="Heading31">
    <w:name w:val="Heading 31"/>
    <w:basedOn w:val="Binhthng"/>
    <w:next w:val="Binhthng"/>
    <w:rsid w:val="0092116D"/>
    <w:pPr>
      <w:spacing w:before="200" w:after="100"/>
      <w:outlineLvl w:val="2"/>
    </w:pPr>
    <w:rPr>
      <w:b/>
      <w:bCs/>
      <w:noProof w:val="0"/>
      <w:color w:val="2C5F8A"/>
      <w:szCs w:val="24"/>
    </w:rPr>
  </w:style>
  <w:style w:type="paragraph" w:customStyle="1" w:styleId="Normal0">
    <w:name w:val="Normal0"/>
    <w:rsid w:val="00DF0FDF"/>
    <w:rPr>
      <w:sz w:val="24"/>
      <w:szCs w:val="24"/>
      <w:lang w:val="vi-VN" w:eastAsia="vi-VN"/>
    </w:rPr>
  </w:style>
  <w:style w:type="numbering" w:customStyle="1" w:styleId="mc4">
    <w:name w:val="mức 4"/>
    <w:uiPriority w:val="99"/>
    <w:rsid w:val="00BF7144"/>
    <w:pPr>
      <w:numPr>
        <w:numId w:val="16"/>
      </w:numPr>
    </w:pPr>
  </w:style>
  <w:style w:type="paragraph" w:customStyle="1" w:styleId="Heading311">
    <w:name w:val="Heading 31"/>
    <w:basedOn w:val="Binhthng"/>
    <w:next w:val="Binhthng"/>
    <w:rsid w:val="008E1070"/>
    <w:pPr>
      <w:spacing w:before="200" w:after="100"/>
      <w:outlineLvl w:val="2"/>
    </w:pPr>
    <w:rPr>
      <w:b/>
      <w:bCs/>
      <w:noProof w:val="0"/>
      <w:color w:val="2C5F8A"/>
      <w:szCs w:val="24"/>
    </w:rPr>
  </w:style>
  <w:style w:type="table" w:customStyle="1" w:styleId="TableNormal1">
    <w:name w:val="Table Normal1"/>
    <w:semiHidden/>
    <w:rsid w:val="008E1070"/>
    <w:rPr>
      <w:lang w:val="vi-VN" w:eastAsia="vi-VN"/>
    </w:rPr>
    <w:tblPr>
      <w:tblCellMar>
        <w:top w:w="0" w:type="dxa"/>
        <w:left w:w="108" w:type="dxa"/>
        <w:bottom w:w="0" w:type="dxa"/>
        <w:right w:w="108" w:type="dxa"/>
      </w:tblCellMar>
    </w:tblPr>
  </w:style>
  <w:style w:type="paragraph" w:customStyle="1" w:styleId="Binhthng1">
    <w:name w:val="Bình thường1"/>
    <w:rsid w:val="001537D3"/>
    <w:rPr>
      <w:sz w:val="24"/>
      <w:szCs w:val="24"/>
      <w:lang w:val="vi-VN" w:eastAsia="vi-VN"/>
    </w:rPr>
  </w:style>
  <w:style w:type="paragraph" w:customStyle="1" w:styleId="u31">
    <w:name w:val="Đầu đề 31"/>
    <w:basedOn w:val="Binhthng"/>
    <w:next w:val="Binhthng1"/>
    <w:rsid w:val="001537D3"/>
    <w:pPr>
      <w:spacing w:before="200" w:after="100"/>
      <w:outlineLvl w:val="2"/>
    </w:pPr>
    <w:rPr>
      <w:b/>
      <w:bCs/>
      <w:noProof w:val="0"/>
      <w:color w:val="2C5F8A"/>
      <w:szCs w:val="24"/>
    </w:rPr>
  </w:style>
  <w:style w:type="character" w:customStyle="1" w:styleId="normaltextrun">
    <w:name w:val="normaltextrun"/>
    <w:basedOn w:val="Phngmcinhcuaoanvn"/>
    <w:rsid w:val="00174D95"/>
  </w:style>
  <w:style w:type="paragraph" w:customStyle="1" w:styleId="paragraph">
    <w:name w:val="paragraph"/>
    <w:basedOn w:val="Binhthng"/>
    <w:rsid w:val="00281CE3"/>
    <w:pPr>
      <w:spacing w:before="100" w:beforeAutospacing="1" w:after="100" w:afterAutospacing="1"/>
    </w:pPr>
    <w:rPr>
      <w:noProof w:val="0"/>
      <w:szCs w:val="24"/>
    </w:rPr>
  </w:style>
  <w:style w:type="character" w:customStyle="1" w:styleId="eop">
    <w:name w:val="eop"/>
    <w:basedOn w:val="Phngmcinhcuaoanvn"/>
    <w:rsid w:val="00281CE3"/>
  </w:style>
  <w:style w:type="paragraph" w:customStyle="1" w:styleId="Heading41">
    <w:name w:val="Heading 41"/>
    <w:basedOn w:val="Binhthng"/>
    <w:next w:val="Binhthng"/>
    <w:rsid w:val="009D2323"/>
    <w:pPr>
      <w:keepNext/>
      <w:spacing w:before="240" w:after="100" w:afterAutospacing="1" w:line="264" w:lineRule="auto"/>
      <w:jc w:val="both"/>
      <w:outlineLvl w:val="3"/>
    </w:pPr>
    <w:rPr>
      <w:i/>
      <w:noProof w:val="0"/>
      <w:sz w:val="26"/>
      <w:szCs w:val="26"/>
    </w:rPr>
  </w:style>
  <w:style w:type="paragraph" w:customStyle="1" w:styleId="Normal1">
    <w:name w:val="Normal1"/>
    <w:basedOn w:val="Binhthng"/>
    <w:rsid w:val="009D2323"/>
    <w:rPr>
      <w:noProof w:val="0"/>
      <w:szCs w:val="24"/>
    </w:rPr>
  </w:style>
  <w:style w:type="table" w:customStyle="1" w:styleId="TableNormal2">
    <w:name w:val="Table Normal2"/>
    <w:basedOn w:val="BangThngthng"/>
    <w:semiHidden/>
    <w:rsid w:val="009D2323"/>
    <w:tblPr>
      <w:tblInd w:w="0" w:type="nil"/>
    </w:tblPr>
  </w:style>
  <w:style w:type="paragraph" w:customStyle="1" w:styleId="Heading3110">
    <w:name w:val="Heading 311"/>
    <w:basedOn w:val="Binhthng"/>
    <w:next w:val="Binhthng"/>
    <w:rsid w:val="00E6732B"/>
    <w:pPr>
      <w:spacing w:before="200" w:after="100"/>
      <w:outlineLvl w:val="2"/>
    </w:pPr>
    <w:rPr>
      <w:b/>
      <w:bCs/>
      <w:noProof w:val="0"/>
      <w:color w:val="2C5F8A"/>
      <w:szCs w:val="24"/>
    </w:rPr>
  </w:style>
  <w:style w:type="paragraph" w:customStyle="1" w:styleId="Heading31100">
    <w:name w:val="Heading 3110"/>
    <w:basedOn w:val="Binhthng"/>
    <w:next w:val="Binhthng"/>
    <w:rsid w:val="00533D0E"/>
    <w:pPr>
      <w:spacing w:before="200" w:after="100"/>
      <w:outlineLvl w:val="2"/>
    </w:pPr>
    <w:rPr>
      <w:b/>
      <w:bCs/>
      <w:noProof w:val="0"/>
      <w:color w:val="2C5F8A"/>
      <w:szCs w:val="24"/>
    </w:rPr>
  </w:style>
  <w:style w:type="paragraph" w:customStyle="1" w:styleId="Normal2">
    <w:name w:val="Normal2"/>
    <w:rsid w:val="00A2398E"/>
    <w:rPr>
      <w:sz w:val="24"/>
      <w:szCs w:val="24"/>
      <w:lang w:val="vi-VN" w:eastAsia="vi-VN"/>
    </w:rPr>
  </w:style>
  <w:style w:type="table" w:customStyle="1" w:styleId="TableNormal3">
    <w:name w:val="Table Normal3"/>
    <w:semiHidden/>
    <w:rsid w:val="00A2398E"/>
    <w:rPr>
      <w:lang w:val="vi-VN" w:eastAsia="vi-VN"/>
    </w:rPr>
    <w:tblPr>
      <w:tblCellMar>
        <w:top w:w="0" w:type="dxa"/>
        <w:left w:w="108" w:type="dxa"/>
        <w:bottom w:w="0" w:type="dxa"/>
        <w:right w:w="108" w:type="dxa"/>
      </w:tblCellMar>
    </w:tblPr>
  </w:style>
  <w:style w:type="paragraph" w:customStyle="1" w:styleId="Heading311000">
    <w:name w:val="Heading 31100"/>
    <w:basedOn w:val="Binhthng"/>
    <w:next w:val="Binhthng"/>
    <w:rsid w:val="005258EA"/>
    <w:pPr>
      <w:spacing w:before="200" w:after="100"/>
      <w:outlineLvl w:val="2"/>
    </w:pPr>
    <w:rPr>
      <w:b/>
      <w:bCs/>
      <w:noProof w:val="0"/>
      <w:color w:val="2C5F8A"/>
      <w:szCs w:val="24"/>
    </w:rPr>
  </w:style>
  <w:style w:type="paragraph" w:styleId="Banghinhminhhoa">
    <w:name w:val="table of figures"/>
    <w:basedOn w:val="Binhthng"/>
    <w:next w:val="Binhthng"/>
    <w:uiPriority w:val="99"/>
    <w:rsid w:val="00A204D9"/>
  </w:style>
  <w:style w:type="character" w:styleId="cpChagiiquyt">
    <w:name w:val="Unresolved Mention"/>
    <w:uiPriority w:val="99"/>
    <w:semiHidden/>
    <w:unhideWhenUsed/>
    <w:rsid w:val="000E1E65"/>
    <w:rPr>
      <w:color w:val="605E5C"/>
      <w:shd w:val="clear" w:color="auto" w:fill="E1DFDD"/>
    </w:rPr>
  </w:style>
  <w:style w:type="character" w:customStyle="1" w:styleId="VnbanChuthichChar">
    <w:name w:val="Văn bản Chú thích Char"/>
    <w:link w:val="VnbanChuthich"/>
    <w:rsid w:val="00CE0DB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7251">
      <w:bodyDiv w:val="1"/>
      <w:marLeft w:val="0"/>
      <w:marRight w:val="0"/>
      <w:marTop w:val="0"/>
      <w:marBottom w:val="0"/>
      <w:divBdr>
        <w:top w:val="none" w:sz="0" w:space="0" w:color="auto"/>
        <w:left w:val="none" w:sz="0" w:space="0" w:color="auto"/>
        <w:bottom w:val="none" w:sz="0" w:space="0" w:color="auto"/>
        <w:right w:val="none" w:sz="0" w:space="0" w:color="auto"/>
      </w:divBdr>
      <w:divsChild>
        <w:div w:id="3214287">
          <w:marLeft w:val="0"/>
          <w:marRight w:val="0"/>
          <w:marTop w:val="0"/>
          <w:marBottom w:val="0"/>
          <w:divBdr>
            <w:top w:val="none" w:sz="0" w:space="0" w:color="auto"/>
            <w:left w:val="none" w:sz="0" w:space="0" w:color="auto"/>
            <w:bottom w:val="none" w:sz="0" w:space="0" w:color="auto"/>
            <w:right w:val="none" w:sz="0" w:space="0" w:color="auto"/>
          </w:divBdr>
        </w:div>
        <w:div w:id="10114029">
          <w:marLeft w:val="0"/>
          <w:marRight w:val="0"/>
          <w:marTop w:val="0"/>
          <w:marBottom w:val="0"/>
          <w:divBdr>
            <w:top w:val="none" w:sz="0" w:space="0" w:color="auto"/>
            <w:left w:val="none" w:sz="0" w:space="0" w:color="auto"/>
            <w:bottom w:val="none" w:sz="0" w:space="0" w:color="auto"/>
            <w:right w:val="none" w:sz="0" w:space="0" w:color="auto"/>
          </w:divBdr>
        </w:div>
        <w:div w:id="37630005">
          <w:marLeft w:val="0"/>
          <w:marRight w:val="0"/>
          <w:marTop w:val="0"/>
          <w:marBottom w:val="0"/>
          <w:divBdr>
            <w:top w:val="none" w:sz="0" w:space="0" w:color="auto"/>
            <w:left w:val="none" w:sz="0" w:space="0" w:color="auto"/>
            <w:bottom w:val="none" w:sz="0" w:space="0" w:color="auto"/>
            <w:right w:val="none" w:sz="0" w:space="0" w:color="auto"/>
          </w:divBdr>
        </w:div>
        <w:div w:id="110630032">
          <w:marLeft w:val="0"/>
          <w:marRight w:val="0"/>
          <w:marTop w:val="0"/>
          <w:marBottom w:val="0"/>
          <w:divBdr>
            <w:top w:val="none" w:sz="0" w:space="0" w:color="auto"/>
            <w:left w:val="none" w:sz="0" w:space="0" w:color="auto"/>
            <w:bottom w:val="none" w:sz="0" w:space="0" w:color="auto"/>
            <w:right w:val="none" w:sz="0" w:space="0" w:color="auto"/>
          </w:divBdr>
        </w:div>
        <w:div w:id="154541014">
          <w:marLeft w:val="0"/>
          <w:marRight w:val="0"/>
          <w:marTop w:val="0"/>
          <w:marBottom w:val="0"/>
          <w:divBdr>
            <w:top w:val="none" w:sz="0" w:space="0" w:color="auto"/>
            <w:left w:val="none" w:sz="0" w:space="0" w:color="auto"/>
            <w:bottom w:val="none" w:sz="0" w:space="0" w:color="auto"/>
            <w:right w:val="none" w:sz="0" w:space="0" w:color="auto"/>
          </w:divBdr>
        </w:div>
        <w:div w:id="203950576">
          <w:marLeft w:val="0"/>
          <w:marRight w:val="0"/>
          <w:marTop w:val="0"/>
          <w:marBottom w:val="0"/>
          <w:divBdr>
            <w:top w:val="none" w:sz="0" w:space="0" w:color="auto"/>
            <w:left w:val="none" w:sz="0" w:space="0" w:color="auto"/>
            <w:bottom w:val="none" w:sz="0" w:space="0" w:color="auto"/>
            <w:right w:val="none" w:sz="0" w:space="0" w:color="auto"/>
          </w:divBdr>
        </w:div>
        <w:div w:id="205262538">
          <w:marLeft w:val="0"/>
          <w:marRight w:val="0"/>
          <w:marTop w:val="0"/>
          <w:marBottom w:val="0"/>
          <w:divBdr>
            <w:top w:val="none" w:sz="0" w:space="0" w:color="auto"/>
            <w:left w:val="none" w:sz="0" w:space="0" w:color="auto"/>
            <w:bottom w:val="none" w:sz="0" w:space="0" w:color="auto"/>
            <w:right w:val="none" w:sz="0" w:space="0" w:color="auto"/>
          </w:divBdr>
        </w:div>
        <w:div w:id="218976689">
          <w:marLeft w:val="0"/>
          <w:marRight w:val="0"/>
          <w:marTop w:val="0"/>
          <w:marBottom w:val="0"/>
          <w:divBdr>
            <w:top w:val="none" w:sz="0" w:space="0" w:color="auto"/>
            <w:left w:val="none" w:sz="0" w:space="0" w:color="auto"/>
            <w:bottom w:val="none" w:sz="0" w:space="0" w:color="auto"/>
            <w:right w:val="none" w:sz="0" w:space="0" w:color="auto"/>
          </w:divBdr>
        </w:div>
        <w:div w:id="566041177">
          <w:marLeft w:val="0"/>
          <w:marRight w:val="0"/>
          <w:marTop w:val="0"/>
          <w:marBottom w:val="0"/>
          <w:divBdr>
            <w:top w:val="none" w:sz="0" w:space="0" w:color="auto"/>
            <w:left w:val="none" w:sz="0" w:space="0" w:color="auto"/>
            <w:bottom w:val="none" w:sz="0" w:space="0" w:color="auto"/>
            <w:right w:val="none" w:sz="0" w:space="0" w:color="auto"/>
          </w:divBdr>
        </w:div>
        <w:div w:id="640039246">
          <w:marLeft w:val="0"/>
          <w:marRight w:val="0"/>
          <w:marTop w:val="0"/>
          <w:marBottom w:val="0"/>
          <w:divBdr>
            <w:top w:val="none" w:sz="0" w:space="0" w:color="auto"/>
            <w:left w:val="none" w:sz="0" w:space="0" w:color="auto"/>
            <w:bottom w:val="none" w:sz="0" w:space="0" w:color="auto"/>
            <w:right w:val="none" w:sz="0" w:space="0" w:color="auto"/>
          </w:divBdr>
        </w:div>
        <w:div w:id="960770055">
          <w:marLeft w:val="0"/>
          <w:marRight w:val="0"/>
          <w:marTop w:val="0"/>
          <w:marBottom w:val="0"/>
          <w:divBdr>
            <w:top w:val="none" w:sz="0" w:space="0" w:color="auto"/>
            <w:left w:val="none" w:sz="0" w:space="0" w:color="auto"/>
            <w:bottom w:val="none" w:sz="0" w:space="0" w:color="auto"/>
            <w:right w:val="none" w:sz="0" w:space="0" w:color="auto"/>
          </w:divBdr>
        </w:div>
        <w:div w:id="1227717857">
          <w:marLeft w:val="0"/>
          <w:marRight w:val="0"/>
          <w:marTop w:val="0"/>
          <w:marBottom w:val="0"/>
          <w:divBdr>
            <w:top w:val="none" w:sz="0" w:space="0" w:color="auto"/>
            <w:left w:val="none" w:sz="0" w:space="0" w:color="auto"/>
            <w:bottom w:val="none" w:sz="0" w:space="0" w:color="auto"/>
            <w:right w:val="none" w:sz="0" w:space="0" w:color="auto"/>
          </w:divBdr>
        </w:div>
        <w:div w:id="1409496523">
          <w:marLeft w:val="0"/>
          <w:marRight w:val="0"/>
          <w:marTop w:val="0"/>
          <w:marBottom w:val="0"/>
          <w:divBdr>
            <w:top w:val="none" w:sz="0" w:space="0" w:color="auto"/>
            <w:left w:val="none" w:sz="0" w:space="0" w:color="auto"/>
            <w:bottom w:val="none" w:sz="0" w:space="0" w:color="auto"/>
            <w:right w:val="none" w:sz="0" w:space="0" w:color="auto"/>
          </w:divBdr>
        </w:div>
        <w:div w:id="1446077832">
          <w:marLeft w:val="0"/>
          <w:marRight w:val="0"/>
          <w:marTop w:val="0"/>
          <w:marBottom w:val="0"/>
          <w:divBdr>
            <w:top w:val="none" w:sz="0" w:space="0" w:color="auto"/>
            <w:left w:val="none" w:sz="0" w:space="0" w:color="auto"/>
            <w:bottom w:val="none" w:sz="0" w:space="0" w:color="auto"/>
            <w:right w:val="none" w:sz="0" w:space="0" w:color="auto"/>
          </w:divBdr>
        </w:div>
        <w:div w:id="1462579253">
          <w:marLeft w:val="0"/>
          <w:marRight w:val="0"/>
          <w:marTop w:val="0"/>
          <w:marBottom w:val="0"/>
          <w:divBdr>
            <w:top w:val="none" w:sz="0" w:space="0" w:color="auto"/>
            <w:left w:val="none" w:sz="0" w:space="0" w:color="auto"/>
            <w:bottom w:val="none" w:sz="0" w:space="0" w:color="auto"/>
            <w:right w:val="none" w:sz="0" w:space="0" w:color="auto"/>
          </w:divBdr>
        </w:div>
        <w:div w:id="1766684684">
          <w:marLeft w:val="0"/>
          <w:marRight w:val="0"/>
          <w:marTop w:val="0"/>
          <w:marBottom w:val="0"/>
          <w:divBdr>
            <w:top w:val="none" w:sz="0" w:space="0" w:color="auto"/>
            <w:left w:val="none" w:sz="0" w:space="0" w:color="auto"/>
            <w:bottom w:val="none" w:sz="0" w:space="0" w:color="auto"/>
            <w:right w:val="none" w:sz="0" w:space="0" w:color="auto"/>
          </w:divBdr>
        </w:div>
        <w:div w:id="2008090981">
          <w:marLeft w:val="0"/>
          <w:marRight w:val="0"/>
          <w:marTop w:val="0"/>
          <w:marBottom w:val="0"/>
          <w:divBdr>
            <w:top w:val="none" w:sz="0" w:space="0" w:color="auto"/>
            <w:left w:val="none" w:sz="0" w:space="0" w:color="auto"/>
            <w:bottom w:val="none" w:sz="0" w:space="0" w:color="auto"/>
            <w:right w:val="none" w:sz="0" w:space="0" w:color="auto"/>
          </w:divBdr>
        </w:div>
        <w:div w:id="2107118789">
          <w:marLeft w:val="0"/>
          <w:marRight w:val="0"/>
          <w:marTop w:val="0"/>
          <w:marBottom w:val="0"/>
          <w:divBdr>
            <w:top w:val="none" w:sz="0" w:space="0" w:color="auto"/>
            <w:left w:val="none" w:sz="0" w:space="0" w:color="auto"/>
            <w:bottom w:val="none" w:sz="0" w:space="0" w:color="auto"/>
            <w:right w:val="none" w:sz="0" w:space="0" w:color="auto"/>
          </w:divBdr>
        </w:div>
      </w:divsChild>
    </w:div>
    <w:div w:id="34698901">
      <w:bodyDiv w:val="1"/>
      <w:marLeft w:val="0"/>
      <w:marRight w:val="0"/>
      <w:marTop w:val="0"/>
      <w:marBottom w:val="0"/>
      <w:divBdr>
        <w:top w:val="none" w:sz="0" w:space="0" w:color="auto"/>
        <w:left w:val="none" w:sz="0" w:space="0" w:color="auto"/>
        <w:bottom w:val="none" w:sz="0" w:space="0" w:color="auto"/>
        <w:right w:val="none" w:sz="0" w:space="0" w:color="auto"/>
      </w:divBdr>
    </w:div>
    <w:div w:id="46224944">
      <w:bodyDiv w:val="1"/>
      <w:marLeft w:val="0"/>
      <w:marRight w:val="0"/>
      <w:marTop w:val="0"/>
      <w:marBottom w:val="0"/>
      <w:divBdr>
        <w:top w:val="none" w:sz="0" w:space="0" w:color="auto"/>
        <w:left w:val="none" w:sz="0" w:space="0" w:color="auto"/>
        <w:bottom w:val="none" w:sz="0" w:space="0" w:color="auto"/>
        <w:right w:val="none" w:sz="0" w:space="0" w:color="auto"/>
      </w:divBdr>
    </w:div>
    <w:div w:id="54084040">
      <w:bodyDiv w:val="1"/>
      <w:marLeft w:val="0"/>
      <w:marRight w:val="0"/>
      <w:marTop w:val="0"/>
      <w:marBottom w:val="0"/>
      <w:divBdr>
        <w:top w:val="none" w:sz="0" w:space="0" w:color="auto"/>
        <w:left w:val="none" w:sz="0" w:space="0" w:color="auto"/>
        <w:bottom w:val="none" w:sz="0" w:space="0" w:color="auto"/>
        <w:right w:val="none" w:sz="0" w:space="0" w:color="auto"/>
      </w:divBdr>
      <w:divsChild>
        <w:div w:id="576860564">
          <w:marLeft w:val="0"/>
          <w:marRight w:val="0"/>
          <w:marTop w:val="0"/>
          <w:marBottom w:val="0"/>
          <w:divBdr>
            <w:top w:val="none" w:sz="0" w:space="0" w:color="auto"/>
            <w:left w:val="none" w:sz="0" w:space="0" w:color="auto"/>
            <w:bottom w:val="none" w:sz="0" w:space="0" w:color="auto"/>
            <w:right w:val="none" w:sz="0" w:space="0" w:color="auto"/>
          </w:divBdr>
        </w:div>
      </w:divsChild>
    </w:div>
    <w:div w:id="114297531">
      <w:bodyDiv w:val="1"/>
      <w:marLeft w:val="0"/>
      <w:marRight w:val="0"/>
      <w:marTop w:val="0"/>
      <w:marBottom w:val="0"/>
      <w:divBdr>
        <w:top w:val="none" w:sz="0" w:space="0" w:color="auto"/>
        <w:left w:val="none" w:sz="0" w:space="0" w:color="auto"/>
        <w:bottom w:val="none" w:sz="0" w:space="0" w:color="auto"/>
        <w:right w:val="none" w:sz="0" w:space="0" w:color="auto"/>
      </w:divBdr>
    </w:div>
    <w:div w:id="131406120">
      <w:bodyDiv w:val="1"/>
      <w:marLeft w:val="0"/>
      <w:marRight w:val="0"/>
      <w:marTop w:val="0"/>
      <w:marBottom w:val="0"/>
      <w:divBdr>
        <w:top w:val="none" w:sz="0" w:space="0" w:color="auto"/>
        <w:left w:val="none" w:sz="0" w:space="0" w:color="auto"/>
        <w:bottom w:val="none" w:sz="0" w:space="0" w:color="auto"/>
        <w:right w:val="none" w:sz="0" w:space="0" w:color="auto"/>
      </w:divBdr>
    </w:div>
    <w:div w:id="152645290">
      <w:bodyDiv w:val="1"/>
      <w:marLeft w:val="0"/>
      <w:marRight w:val="0"/>
      <w:marTop w:val="0"/>
      <w:marBottom w:val="0"/>
      <w:divBdr>
        <w:top w:val="none" w:sz="0" w:space="0" w:color="auto"/>
        <w:left w:val="none" w:sz="0" w:space="0" w:color="auto"/>
        <w:bottom w:val="none" w:sz="0" w:space="0" w:color="auto"/>
        <w:right w:val="none" w:sz="0" w:space="0" w:color="auto"/>
      </w:divBdr>
    </w:div>
    <w:div w:id="187570318">
      <w:bodyDiv w:val="1"/>
      <w:marLeft w:val="0"/>
      <w:marRight w:val="0"/>
      <w:marTop w:val="0"/>
      <w:marBottom w:val="0"/>
      <w:divBdr>
        <w:top w:val="none" w:sz="0" w:space="0" w:color="auto"/>
        <w:left w:val="none" w:sz="0" w:space="0" w:color="auto"/>
        <w:bottom w:val="none" w:sz="0" w:space="0" w:color="auto"/>
        <w:right w:val="none" w:sz="0" w:space="0" w:color="auto"/>
      </w:divBdr>
    </w:div>
    <w:div w:id="193471228">
      <w:bodyDiv w:val="1"/>
      <w:marLeft w:val="0"/>
      <w:marRight w:val="0"/>
      <w:marTop w:val="0"/>
      <w:marBottom w:val="0"/>
      <w:divBdr>
        <w:top w:val="none" w:sz="0" w:space="0" w:color="auto"/>
        <w:left w:val="none" w:sz="0" w:space="0" w:color="auto"/>
        <w:bottom w:val="none" w:sz="0" w:space="0" w:color="auto"/>
        <w:right w:val="none" w:sz="0" w:space="0" w:color="auto"/>
      </w:divBdr>
    </w:div>
    <w:div w:id="196237688">
      <w:bodyDiv w:val="1"/>
      <w:marLeft w:val="0"/>
      <w:marRight w:val="0"/>
      <w:marTop w:val="0"/>
      <w:marBottom w:val="0"/>
      <w:divBdr>
        <w:top w:val="none" w:sz="0" w:space="0" w:color="auto"/>
        <w:left w:val="none" w:sz="0" w:space="0" w:color="auto"/>
        <w:bottom w:val="none" w:sz="0" w:space="0" w:color="auto"/>
        <w:right w:val="none" w:sz="0" w:space="0" w:color="auto"/>
      </w:divBdr>
    </w:div>
    <w:div w:id="229192726">
      <w:bodyDiv w:val="1"/>
      <w:marLeft w:val="0"/>
      <w:marRight w:val="0"/>
      <w:marTop w:val="0"/>
      <w:marBottom w:val="0"/>
      <w:divBdr>
        <w:top w:val="none" w:sz="0" w:space="0" w:color="auto"/>
        <w:left w:val="none" w:sz="0" w:space="0" w:color="auto"/>
        <w:bottom w:val="none" w:sz="0" w:space="0" w:color="auto"/>
        <w:right w:val="none" w:sz="0" w:space="0" w:color="auto"/>
      </w:divBdr>
    </w:div>
    <w:div w:id="245388383">
      <w:bodyDiv w:val="1"/>
      <w:marLeft w:val="0"/>
      <w:marRight w:val="0"/>
      <w:marTop w:val="0"/>
      <w:marBottom w:val="0"/>
      <w:divBdr>
        <w:top w:val="none" w:sz="0" w:space="0" w:color="auto"/>
        <w:left w:val="none" w:sz="0" w:space="0" w:color="auto"/>
        <w:bottom w:val="none" w:sz="0" w:space="0" w:color="auto"/>
        <w:right w:val="none" w:sz="0" w:space="0" w:color="auto"/>
      </w:divBdr>
    </w:div>
    <w:div w:id="249854256">
      <w:bodyDiv w:val="1"/>
      <w:marLeft w:val="0"/>
      <w:marRight w:val="0"/>
      <w:marTop w:val="0"/>
      <w:marBottom w:val="0"/>
      <w:divBdr>
        <w:top w:val="none" w:sz="0" w:space="0" w:color="auto"/>
        <w:left w:val="none" w:sz="0" w:space="0" w:color="auto"/>
        <w:bottom w:val="none" w:sz="0" w:space="0" w:color="auto"/>
        <w:right w:val="none" w:sz="0" w:space="0" w:color="auto"/>
      </w:divBdr>
    </w:div>
    <w:div w:id="259340420">
      <w:bodyDiv w:val="1"/>
      <w:marLeft w:val="0"/>
      <w:marRight w:val="0"/>
      <w:marTop w:val="0"/>
      <w:marBottom w:val="0"/>
      <w:divBdr>
        <w:top w:val="none" w:sz="0" w:space="0" w:color="auto"/>
        <w:left w:val="none" w:sz="0" w:space="0" w:color="auto"/>
        <w:bottom w:val="none" w:sz="0" w:space="0" w:color="auto"/>
        <w:right w:val="none" w:sz="0" w:space="0" w:color="auto"/>
      </w:divBdr>
    </w:div>
    <w:div w:id="308364715">
      <w:bodyDiv w:val="1"/>
      <w:marLeft w:val="0"/>
      <w:marRight w:val="0"/>
      <w:marTop w:val="0"/>
      <w:marBottom w:val="0"/>
      <w:divBdr>
        <w:top w:val="none" w:sz="0" w:space="0" w:color="auto"/>
        <w:left w:val="none" w:sz="0" w:space="0" w:color="auto"/>
        <w:bottom w:val="none" w:sz="0" w:space="0" w:color="auto"/>
        <w:right w:val="none" w:sz="0" w:space="0" w:color="auto"/>
      </w:divBdr>
    </w:div>
    <w:div w:id="315577780">
      <w:bodyDiv w:val="1"/>
      <w:marLeft w:val="0"/>
      <w:marRight w:val="0"/>
      <w:marTop w:val="0"/>
      <w:marBottom w:val="0"/>
      <w:divBdr>
        <w:top w:val="none" w:sz="0" w:space="0" w:color="auto"/>
        <w:left w:val="none" w:sz="0" w:space="0" w:color="auto"/>
        <w:bottom w:val="none" w:sz="0" w:space="0" w:color="auto"/>
        <w:right w:val="none" w:sz="0" w:space="0" w:color="auto"/>
      </w:divBdr>
    </w:div>
    <w:div w:id="365371982">
      <w:bodyDiv w:val="1"/>
      <w:marLeft w:val="0"/>
      <w:marRight w:val="0"/>
      <w:marTop w:val="0"/>
      <w:marBottom w:val="0"/>
      <w:divBdr>
        <w:top w:val="none" w:sz="0" w:space="0" w:color="auto"/>
        <w:left w:val="none" w:sz="0" w:space="0" w:color="auto"/>
        <w:bottom w:val="none" w:sz="0" w:space="0" w:color="auto"/>
        <w:right w:val="none" w:sz="0" w:space="0" w:color="auto"/>
      </w:divBdr>
    </w:div>
    <w:div w:id="421872595">
      <w:bodyDiv w:val="1"/>
      <w:marLeft w:val="0"/>
      <w:marRight w:val="0"/>
      <w:marTop w:val="0"/>
      <w:marBottom w:val="0"/>
      <w:divBdr>
        <w:top w:val="none" w:sz="0" w:space="0" w:color="auto"/>
        <w:left w:val="none" w:sz="0" w:space="0" w:color="auto"/>
        <w:bottom w:val="none" w:sz="0" w:space="0" w:color="auto"/>
        <w:right w:val="none" w:sz="0" w:space="0" w:color="auto"/>
      </w:divBdr>
    </w:div>
    <w:div w:id="476917379">
      <w:bodyDiv w:val="1"/>
      <w:marLeft w:val="0"/>
      <w:marRight w:val="0"/>
      <w:marTop w:val="0"/>
      <w:marBottom w:val="0"/>
      <w:divBdr>
        <w:top w:val="none" w:sz="0" w:space="0" w:color="auto"/>
        <w:left w:val="none" w:sz="0" w:space="0" w:color="auto"/>
        <w:bottom w:val="none" w:sz="0" w:space="0" w:color="auto"/>
        <w:right w:val="none" w:sz="0" w:space="0" w:color="auto"/>
      </w:divBdr>
    </w:div>
    <w:div w:id="538320932">
      <w:bodyDiv w:val="1"/>
      <w:marLeft w:val="0"/>
      <w:marRight w:val="0"/>
      <w:marTop w:val="0"/>
      <w:marBottom w:val="0"/>
      <w:divBdr>
        <w:top w:val="none" w:sz="0" w:space="0" w:color="auto"/>
        <w:left w:val="none" w:sz="0" w:space="0" w:color="auto"/>
        <w:bottom w:val="none" w:sz="0" w:space="0" w:color="auto"/>
        <w:right w:val="none" w:sz="0" w:space="0" w:color="auto"/>
      </w:divBdr>
    </w:div>
    <w:div w:id="538473235">
      <w:bodyDiv w:val="1"/>
      <w:marLeft w:val="0"/>
      <w:marRight w:val="0"/>
      <w:marTop w:val="0"/>
      <w:marBottom w:val="0"/>
      <w:divBdr>
        <w:top w:val="none" w:sz="0" w:space="0" w:color="auto"/>
        <w:left w:val="none" w:sz="0" w:space="0" w:color="auto"/>
        <w:bottom w:val="none" w:sz="0" w:space="0" w:color="auto"/>
        <w:right w:val="none" w:sz="0" w:space="0" w:color="auto"/>
      </w:divBdr>
    </w:div>
    <w:div w:id="561913330">
      <w:bodyDiv w:val="1"/>
      <w:marLeft w:val="0"/>
      <w:marRight w:val="0"/>
      <w:marTop w:val="0"/>
      <w:marBottom w:val="0"/>
      <w:divBdr>
        <w:top w:val="none" w:sz="0" w:space="0" w:color="auto"/>
        <w:left w:val="none" w:sz="0" w:space="0" w:color="auto"/>
        <w:bottom w:val="none" w:sz="0" w:space="0" w:color="auto"/>
        <w:right w:val="none" w:sz="0" w:space="0" w:color="auto"/>
      </w:divBdr>
    </w:div>
    <w:div w:id="564296610">
      <w:bodyDiv w:val="1"/>
      <w:marLeft w:val="0"/>
      <w:marRight w:val="0"/>
      <w:marTop w:val="0"/>
      <w:marBottom w:val="0"/>
      <w:divBdr>
        <w:top w:val="none" w:sz="0" w:space="0" w:color="auto"/>
        <w:left w:val="none" w:sz="0" w:space="0" w:color="auto"/>
        <w:bottom w:val="none" w:sz="0" w:space="0" w:color="auto"/>
        <w:right w:val="none" w:sz="0" w:space="0" w:color="auto"/>
      </w:divBdr>
    </w:div>
    <w:div w:id="654065512">
      <w:bodyDiv w:val="1"/>
      <w:marLeft w:val="0"/>
      <w:marRight w:val="0"/>
      <w:marTop w:val="0"/>
      <w:marBottom w:val="0"/>
      <w:divBdr>
        <w:top w:val="none" w:sz="0" w:space="0" w:color="auto"/>
        <w:left w:val="none" w:sz="0" w:space="0" w:color="auto"/>
        <w:bottom w:val="none" w:sz="0" w:space="0" w:color="auto"/>
        <w:right w:val="none" w:sz="0" w:space="0" w:color="auto"/>
      </w:divBdr>
    </w:div>
    <w:div w:id="662393072">
      <w:bodyDiv w:val="1"/>
      <w:marLeft w:val="0"/>
      <w:marRight w:val="0"/>
      <w:marTop w:val="0"/>
      <w:marBottom w:val="0"/>
      <w:divBdr>
        <w:top w:val="none" w:sz="0" w:space="0" w:color="auto"/>
        <w:left w:val="none" w:sz="0" w:space="0" w:color="auto"/>
        <w:bottom w:val="none" w:sz="0" w:space="0" w:color="auto"/>
        <w:right w:val="none" w:sz="0" w:space="0" w:color="auto"/>
      </w:divBdr>
    </w:div>
    <w:div w:id="714546330">
      <w:bodyDiv w:val="1"/>
      <w:marLeft w:val="0"/>
      <w:marRight w:val="0"/>
      <w:marTop w:val="0"/>
      <w:marBottom w:val="0"/>
      <w:divBdr>
        <w:top w:val="none" w:sz="0" w:space="0" w:color="auto"/>
        <w:left w:val="none" w:sz="0" w:space="0" w:color="auto"/>
        <w:bottom w:val="none" w:sz="0" w:space="0" w:color="auto"/>
        <w:right w:val="none" w:sz="0" w:space="0" w:color="auto"/>
      </w:divBdr>
    </w:div>
    <w:div w:id="742142903">
      <w:bodyDiv w:val="1"/>
      <w:marLeft w:val="0"/>
      <w:marRight w:val="0"/>
      <w:marTop w:val="0"/>
      <w:marBottom w:val="0"/>
      <w:divBdr>
        <w:top w:val="none" w:sz="0" w:space="0" w:color="auto"/>
        <w:left w:val="none" w:sz="0" w:space="0" w:color="auto"/>
        <w:bottom w:val="none" w:sz="0" w:space="0" w:color="auto"/>
        <w:right w:val="none" w:sz="0" w:space="0" w:color="auto"/>
      </w:divBdr>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83425408">
      <w:bodyDiv w:val="1"/>
      <w:marLeft w:val="0"/>
      <w:marRight w:val="0"/>
      <w:marTop w:val="0"/>
      <w:marBottom w:val="0"/>
      <w:divBdr>
        <w:top w:val="none" w:sz="0" w:space="0" w:color="auto"/>
        <w:left w:val="none" w:sz="0" w:space="0" w:color="auto"/>
        <w:bottom w:val="none" w:sz="0" w:space="0" w:color="auto"/>
        <w:right w:val="none" w:sz="0" w:space="0" w:color="auto"/>
      </w:divBdr>
    </w:div>
    <w:div w:id="789589678">
      <w:bodyDiv w:val="1"/>
      <w:marLeft w:val="0"/>
      <w:marRight w:val="0"/>
      <w:marTop w:val="0"/>
      <w:marBottom w:val="0"/>
      <w:divBdr>
        <w:top w:val="none" w:sz="0" w:space="0" w:color="auto"/>
        <w:left w:val="none" w:sz="0" w:space="0" w:color="auto"/>
        <w:bottom w:val="none" w:sz="0" w:space="0" w:color="auto"/>
        <w:right w:val="none" w:sz="0" w:space="0" w:color="auto"/>
      </w:divBdr>
    </w:div>
    <w:div w:id="791636941">
      <w:bodyDiv w:val="1"/>
      <w:marLeft w:val="0"/>
      <w:marRight w:val="0"/>
      <w:marTop w:val="0"/>
      <w:marBottom w:val="0"/>
      <w:divBdr>
        <w:top w:val="none" w:sz="0" w:space="0" w:color="auto"/>
        <w:left w:val="none" w:sz="0" w:space="0" w:color="auto"/>
        <w:bottom w:val="none" w:sz="0" w:space="0" w:color="auto"/>
        <w:right w:val="none" w:sz="0" w:space="0" w:color="auto"/>
      </w:divBdr>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894703204">
      <w:bodyDiv w:val="1"/>
      <w:marLeft w:val="0"/>
      <w:marRight w:val="0"/>
      <w:marTop w:val="0"/>
      <w:marBottom w:val="0"/>
      <w:divBdr>
        <w:top w:val="none" w:sz="0" w:space="0" w:color="auto"/>
        <w:left w:val="none" w:sz="0" w:space="0" w:color="auto"/>
        <w:bottom w:val="none" w:sz="0" w:space="0" w:color="auto"/>
        <w:right w:val="none" w:sz="0" w:space="0" w:color="auto"/>
      </w:divBdr>
    </w:div>
    <w:div w:id="904291584">
      <w:bodyDiv w:val="1"/>
      <w:marLeft w:val="0"/>
      <w:marRight w:val="0"/>
      <w:marTop w:val="0"/>
      <w:marBottom w:val="0"/>
      <w:divBdr>
        <w:top w:val="none" w:sz="0" w:space="0" w:color="auto"/>
        <w:left w:val="none" w:sz="0" w:space="0" w:color="auto"/>
        <w:bottom w:val="none" w:sz="0" w:space="0" w:color="auto"/>
        <w:right w:val="none" w:sz="0" w:space="0" w:color="auto"/>
      </w:divBdr>
    </w:div>
    <w:div w:id="915169524">
      <w:bodyDiv w:val="1"/>
      <w:marLeft w:val="0"/>
      <w:marRight w:val="0"/>
      <w:marTop w:val="0"/>
      <w:marBottom w:val="0"/>
      <w:divBdr>
        <w:top w:val="none" w:sz="0" w:space="0" w:color="auto"/>
        <w:left w:val="none" w:sz="0" w:space="0" w:color="auto"/>
        <w:bottom w:val="none" w:sz="0" w:space="0" w:color="auto"/>
        <w:right w:val="none" w:sz="0" w:space="0" w:color="auto"/>
      </w:divBdr>
      <w:divsChild>
        <w:div w:id="1607152845">
          <w:marLeft w:val="0"/>
          <w:marRight w:val="0"/>
          <w:marTop w:val="0"/>
          <w:marBottom w:val="0"/>
          <w:divBdr>
            <w:top w:val="none" w:sz="0" w:space="0" w:color="auto"/>
            <w:left w:val="none" w:sz="0" w:space="0" w:color="auto"/>
            <w:bottom w:val="none" w:sz="0" w:space="0" w:color="auto"/>
            <w:right w:val="none" w:sz="0" w:space="0" w:color="auto"/>
          </w:divBdr>
        </w:div>
      </w:divsChild>
    </w:div>
    <w:div w:id="918098102">
      <w:bodyDiv w:val="1"/>
      <w:marLeft w:val="0"/>
      <w:marRight w:val="0"/>
      <w:marTop w:val="0"/>
      <w:marBottom w:val="0"/>
      <w:divBdr>
        <w:top w:val="none" w:sz="0" w:space="0" w:color="auto"/>
        <w:left w:val="none" w:sz="0" w:space="0" w:color="auto"/>
        <w:bottom w:val="none" w:sz="0" w:space="0" w:color="auto"/>
        <w:right w:val="none" w:sz="0" w:space="0" w:color="auto"/>
      </w:divBdr>
    </w:div>
    <w:div w:id="921984510">
      <w:bodyDiv w:val="1"/>
      <w:marLeft w:val="0"/>
      <w:marRight w:val="0"/>
      <w:marTop w:val="0"/>
      <w:marBottom w:val="0"/>
      <w:divBdr>
        <w:top w:val="none" w:sz="0" w:space="0" w:color="auto"/>
        <w:left w:val="none" w:sz="0" w:space="0" w:color="auto"/>
        <w:bottom w:val="none" w:sz="0" w:space="0" w:color="auto"/>
        <w:right w:val="none" w:sz="0" w:space="0" w:color="auto"/>
      </w:divBdr>
    </w:div>
    <w:div w:id="954756573">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1001010507">
      <w:bodyDiv w:val="1"/>
      <w:marLeft w:val="0"/>
      <w:marRight w:val="0"/>
      <w:marTop w:val="0"/>
      <w:marBottom w:val="0"/>
      <w:divBdr>
        <w:top w:val="none" w:sz="0" w:space="0" w:color="auto"/>
        <w:left w:val="none" w:sz="0" w:space="0" w:color="auto"/>
        <w:bottom w:val="none" w:sz="0" w:space="0" w:color="auto"/>
        <w:right w:val="none" w:sz="0" w:space="0" w:color="auto"/>
      </w:divBdr>
    </w:div>
    <w:div w:id="1029374768">
      <w:bodyDiv w:val="1"/>
      <w:marLeft w:val="0"/>
      <w:marRight w:val="0"/>
      <w:marTop w:val="0"/>
      <w:marBottom w:val="0"/>
      <w:divBdr>
        <w:top w:val="none" w:sz="0" w:space="0" w:color="auto"/>
        <w:left w:val="none" w:sz="0" w:space="0" w:color="auto"/>
        <w:bottom w:val="none" w:sz="0" w:space="0" w:color="auto"/>
        <w:right w:val="none" w:sz="0" w:space="0" w:color="auto"/>
      </w:divBdr>
    </w:div>
    <w:div w:id="1036197727">
      <w:bodyDiv w:val="1"/>
      <w:marLeft w:val="0"/>
      <w:marRight w:val="0"/>
      <w:marTop w:val="0"/>
      <w:marBottom w:val="0"/>
      <w:divBdr>
        <w:top w:val="none" w:sz="0" w:space="0" w:color="auto"/>
        <w:left w:val="none" w:sz="0" w:space="0" w:color="auto"/>
        <w:bottom w:val="none" w:sz="0" w:space="0" w:color="auto"/>
        <w:right w:val="none" w:sz="0" w:space="0" w:color="auto"/>
      </w:divBdr>
    </w:div>
    <w:div w:id="1053653397">
      <w:bodyDiv w:val="1"/>
      <w:marLeft w:val="0"/>
      <w:marRight w:val="0"/>
      <w:marTop w:val="0"/>
      <w:marBottom w:val="0"/>
      <w:divBdr>
        <w:top w:val="none" w:sz="0" w:space="0" w:color="auto"/>
        <w:left w:val="none" w:sz="0" w:space="0" w:color="auto"/>
        <w:bottom w:val="none" w:sz="0" w:space="0" w:color="auto"/>
        <w:right w:val="none" w:sz="0" w:space="0" w:color="auto"/>
      </w:divBdr>
    </w:div>
    <w:div w:id="1082409446">
      <w:bodyDiv w:val="1"/>
      <w:marLeft w:val="0"/>
      <w:marRight w:val="0"/>
      <w:marTop w:val="0"/>
      <w:marBottom w:val="0"/>
      <w:divBdr>
        <w:top w:val="none" w:sz="0" w:space="0" w:color="auto"/>
        <w:left w:val="none" w:sz="0" w:space="0" w:color="auto"/>
        <w:bottom w:val="none" w:sz="0" w:space="0" w:color="auto"/>
        <w:right w:val="none" w:sz="0" w:space="0" w:color="auto"/>
      </w:divBdr>
    </w:div>
    <w:div w:id="1146239301">
      <w:bodyDiv w:val="1"/>
      <w:marLeft w:val="0"/>
      <w:marRight w:val="0"/>
      <w:marTop w:val="0"/>
      <w:marBottom w:val="0"/>
      <w:divBdr>
        <w:top w:val="none" w:sz="0" w:space="0" w:color="auto"/>
        <w:left w:val="none" w:sz="0" w:space="0" w:color="auto"/>
        <w:bottom w:val="none" w:sz="0" w:space="0" w:color="auto"/>
        <w:right w:val="none" w:sz="0" w:space="0" w:color="auto"/>
      </w:divBdr>
    </w:div>
    <w:div w:id="1152940039">
      <w:bodyDiv w:val="1"/>
      <w:marLeft w:val="0"/>
      <w:marRight w:val="0"/>
      <w:marTop w:val="0"/>
      <w:marBottom w:val="0"/>
      <w:divBdr>
        <w:top w:val="none" w:sz="0" w:space="0" w:color="auto"/>
        <w:left w:val="none" w:sz="0" w:space="0" w:color="auto"/>
        <w:bottom w:val="none" w:sz="0" w:space="0" w:color="auto"/>
        <w:right w:val="none" w:sz="0" w:space="0" w:color="auto"/>
      </w:divBdr>
    </w:div>
    <w:div w:id="1183082955">
      <w:bodyDiv w:val="1"/>
      <w:marLeft w:val="0"/>
      <w:marRight w:val="0"/>
      <w:marTop w:val="0"/>
      <w:marBottom w:val="0"/>
      <w:divBdr>
        <w:top w:val="none" w:sz="0" w:space="0" w:color="auto"/>
        <w:left w:val="none" w:sz="0" w:space="0" w:color="auto"/>
        <w:bottom w:val="none" w:sz="0" w:space="0" w:color="auto"/>
        <w:right w:val="none" w:sz="0" w:space="0" w:color="auto"/>
      </w:divBdr>
    </w:div>
    <w:div w:id="1186675408">
      <w:bodyDiv w:val="1"/>
      <w:marLeft w:val="0"/>
      <w:marRight w:val="0"/>
      <w:marTop w:val="0"/>
      <w:marBottom w:val="0"/>
      <w:divBdr>
        <w:top w:val="none" w:sz="0" w:space="0" w:color="auto"/>
        <w:left w:val="none" w:sz="0" w:space="0" w:color="auto"/>
        <w:bottom w:val="none" w:sz="0" w:space="0" w:color="auto"/>
        <w:right w:val="none" w:sz="0" w:space="0" w:color="auto"/>
      </w:divBdr>
    </w:div>
    <w:div w:id="1193615416">
      <w:bodyDiv w:val="1"/>
      <w:marLeft w:val="0"/>
      <w:marRight w:val="0"/>
      <w:marTop w:val="0"/>
      <w:marBottom w:val="0"/>
      <w:divBdr>
        <w:top w:val="none" w:sz="0" w:space="0" w:color="auto"/>
        <w:left w:val="none" w:sz="0" w:space="0" w:color="auto"/>
        <w:bottom w:val="none" w:sz="0" w:space="0" w:color="auto"/>
        <w:right w:val="none" w:sz="0" w:space="0" w:color="auto"/>
      </w:divBdr>
    </w:div>
    <w:div w:id="1204713908">
      <w:bodyDiv w:val="1"/>
      <w:marLeft w:val="0"/>
      <w:marRight w:val="0"/>
      <w:marTop w:val="0"/>
      <w:marBottom w:val="0"/>
      <w:divBdr>
        <w:top w:val="none" w:sz="0" w:space="0" w:color="auto"/>
        <w:left w:val="none" w:sz="0" w:space="0" w:color="auto"/>
        <w:bottom w:val="none" w:sz="0" w:space="0" w:color="auto"/>
        <w:right w:val="none" w:sz="0" w:space="0" w:color="auto"/>
      </w:divBdr>
    </w:div>
    <w:div w:id="1282348703">
      <w:bodyDiv w:val="1"/>
      <w:marLeft w:val="0"/>
      <w:marRight w:val="0"/>
      <w:marTop w:val="0"/>
      <w:marBottom w:val="0"/>
      <w:divBdr>
        <w:top w:val="none" w:sz="0" w:space="0" w:color="auto"/>
        <w:left w:val="none" w:sz="0" w:space="0" w:color="auto"/>
        <w:bottom w:val="none" w:sz="0" w:space="0" w:color="auto"/>
        <w:right w:val="none" w:sz="0" w:space="0" w:color="auto"/>
      </w:divBdr>
    </w:div>
    <w:div w:id="1338775084">
      <w:bodyDiv w:val="1"/>
      <w:marLeft w:val="0"/>
      <w:marRight w:val="0"/>
      <w:marTop w:val="0"/>
      <w:marBottom w:val="0"/>
      <w:divBdr>
        <w:top w:val="none" w:sz="0" w:space="0" w:color="auto"/>
        <w:left w:val="none" w:sz="0" w:space="0" w:color="auto"/>
        <w:bottom w:val="none" w:sz="0" w:space="0" w:color="auto"/>
        <w:right w:val="none" w:sz="0" w:space="0" w:color="auto"/>
      </w:divBdr>
      <w:divsChild>
        <w:div w:id="93942497">
          <w:marLeft w:val="0"/>
          <w:marRight w:val="0"/>
          <w:marTop w:val="0"/>
          <w:marBottom w:val="0"/>
          <w:divBdr>
            <w:top w:val="none" w:sz="0" w:space="0" w:color="auto"/>
            <w:left w:val="none" w:sz="0" w:space="0" w:color="auto"/>
            <w:bottom w:val="none" w:sz="0" w:space="0" w:color="auto"/>
            <w:right w:val="none" w:sz="0" w:space="0" w:color="auto"/>
          </w:divBdr>
        </w:div>
        <w:div w:id="482741728">
          <w:marLeft w:val="0"/>
          <w:marRight w:val="0"/>
          <w:marTop w:val="0"/>
          <w:marBottom w:val="0"/>
          <w:divBdr>
            <w:top w:val="none" w:sz="0" w:space="0" w:color="auto"/>
            <w:left w:val="none" w:sz="0" w:space="0" w:color="auto"/>
            <w:bottom w:val="none" w:sz="0" w:space="0" w:color="auto"/>
            <w:right w:val="none" w:sz="0" w:space="0" w:color="auto"/>
          </w:divBdr>
        </w:div>
        <w:div w:id="750658534">
          <w:marLeft w:val="0"/>
          <w:marRight w:val="0"/>
          <w:marTop w:val="0"/>
          <w:marBottom w:val="0"/>
          <w:divBdr>
            <w:top w:val="none" w:sz="0" w:space="0" w:color="auto"/>
            <w:left w:val="none" w:sz="0" w:space="0" w:color="auto"/>
            <w:bottom w:val="none" w:sz="0" w:space="0" w:color="auto"/>
            <w:right w:val="none" w:sz="0" w:space="0" w:color="auto"/>
          </w:divBdr>
        </w:div>
        <w:div w:id="1509249863">
          <w:marLeft w:val="0"/>
          <w:marRight w:val="0"/>
          <w:marTop w:val="0"/>
          <w:marBottom w:val="0"/>
          <w:divBdr>
            <w:top w:val="none" w:sz="0" w:space="0" w:color="auto"/>
            <w:left w:val="none" w:sz="0" w:space="0" w:color="auto"/>
            <w:bottom w:val="none" w:sz="0" w:space="0" w:color="auto"/>
            <w:right w:val="none" w:sz="0" w:space="0" w:color="auto"/>
          </w:divBdr>
        </w:div>
        <w:div w:id="1518231906">
          <w:marLeft w:val="0"/>
          <w:marRight w:val="0"/>
          <w:marTop w:val="0"/>
          <w:marBottom w:val="0"/>
          <w:divBdr>
            <w:top w:val="none" w:sz="0" w:space="0" w:color="auto"/>
            <w:left w:val="none" w:sz="0" w:space="0" w:color="auto"/>
            <w:bottom w:val="none" w:sz="0" w:space="0" w:color="auto"/>
            <w:right w:val="none" w:sz="0" w:space="0" w:color="auto"/>
          </w:divBdr>
        </w:div>
        <w:div w:id="1638296641">
          <w:marLeft w:val="0"/>
          <w:marRight w:val="0"/>
          <w:marTop w:val="0"/>
          <w:marBottom w:val="0"/>
          <w:divBdr>
            <w:top w:val="none" w:sz="0" w:space="0" w:color="auto"/>
            <w:left w:val="none" w:sz="0" w:space="0" w:color="auto"/>
            <w:bottom w:val="none" w:sz="0" w:space="0" w:color="auto"/>
            <w:right w:val="none" w:sz="0" w:space="0" w:color="auto"/>
          </w:divBdr>
        </w:div>
        <w:div w:id="2020421498">
          <w:marLeft w:val="0"/>
          <w:marRight w:val="0"/>
          <w:marTop w:val="0"/>
          <w:marBottom w:val="0"/>
          <w:divBdr>
            <w:top w:val="none" w:sz="0" w:space="0" w:color="auto"/>
            <w:left w:val="none" w:sz="0" w:space="0" w:color="auto"/>
            <w:bottom w:val="none" w:sz="0" w:space="0" w:color="auto"/>
            <w:right w:val="none" w:sz="0" w:space="0" w:color="auto"/>
          </w:divBdr>
        </w:div>
      </w:divsChild>
    </w:div>
    <w:div w:id="1342463987">
      <w:bodyDiv w:val="1"/>
      <w:marLeft w:val="0"/>
      <w:marRight w:val="0"/>
      <w:marTop w:val="0"/>
      <w:marBottom w:val="0"/>
      <w:divBdr>
        <w:top w:val="none" w:sz="0" w:space="0" w:color="auto"/>
        <w:left w:val="none" w:sz="0" w:space="0" w:color="auto"/>
        <w:bottom w:val="none" w:sz="0" w:space="0" w:color="auto"/>
        <w:right w:val="none" w:sz="0" w:space="0" w:color="auto"/>
      </w:divBdr>
    </w:div>
    <w:div w:id="1347830015">
      <w:bodyDiv w:val="1"/>
      <w:marLeft w:val="0"/>
      <w:marRight w:val="0"/>
      <w:marTop w:val="0"/>
      <w:marBottom w:val="0"/>
      <w:divBdr>
        <w:top w:val="none" w:sz="0" w:space="0" w:color="auto"/>
        <w:left w:val="none" w:sz="0" w:space="0" w:color="auto"/>
        <w:bottom w:val="none" w:sz="0" w:space="0" w:color="auto"/>
        <w:right w:val="none" w:sz="0" w:space="0" w:color="auto"/>
      </w:divBdr>
    </w:div>
    <w:div w:id="1382555268">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58068143">
      <w:bodyDiv w:val="1"/>
      <w:marLeft w:val="0"/>
      <w:marRight w:val="0"/>
      <w:marTop w:val="0"/>
      <w:marBottom w:val="0"/>
      <w:divBdr>
        <w:top w:val="none" w:sz="0" w:space="0" w:color="auto"/>
        <w:left w:val="none" w:sz="0" w:space="0" w:color="auto"/>
        <w:bottom w:val="none" w:sz="0" w:space="0" w:color="auto"/>
        <w:right w:val="none" w:sz="0" w:space="0" w:color="auto"/>
      </w:divBdr>
    </w:div>
    <w:div w:id="1472481419">
      <w:bodyDiv w:val="1"/>
      <w:marLeft w:val="0"/>
      <w:marRight w:val="0"/>
      <w:marTop w:val="0"/>
      <w:marBottom w:val="0"/>
      <w:divBdr>
        <w:top w:val="none" w:sz="0" w:space="0" w:color="auto"/>
        <w:left w:val="none" w:sz="0" w:space="0" w:color="auto"/>
        <w:bottom w:val="none" w:sz="0" w:space="0" w:color="auto"/>
        <w:right w:val="none" w:sz="0" w:space="0" w:color="auto"/>
      </w:divBdr>
    </w:div>
    <w:div w:id="1492022586">
      <w:bodyDiv w:val="1"/>
      <w:marLeft w:val="0"/>
      <w:marRight w:val="0"/>
      <w:marTop w:val="0"/>
      <w:marBottom w:val="0"/>
      <w:divBdr>
        <w:top w:val="none" w:sz="0" w:space="0" w:color="auto"/>
        <w:left w:val="none" w:sz="0" w:space="0" w:color="auto"/>
        <w:bottom w:val="none" w:sz="0" w:space="0" w:color="auto"/>
        <w:right w:val="none" w:sz="0" w:space="0" w:color="auto"/>
      </w:divBdr>
    </w:div>
    <w:div w:id="1498767560">
      <w:bodyDiv w:val="1"/>
      <w:marLeft w:val="0"/>
      <w:marRight w:val="0"/>
      <w:marTop w:val="0"/>
      <w:marBottom w:val="0"/>
      <w:divBdr>
        <w:top w:val="none" w:sz="0" w:space="0" w:color="auto"/>
        <w:left w:val="none" w:sz="0" w:space="0" w:color="auto"/>
        <w:bottom w:val="none" w:sz="0" w:space="0" w:color="auto"/>
        <w:right w:val="none" w:sz="0" w:space="0" w:color="auto"/>
      </w:divBdr>
    </w:div>
    <w:div w:id="1501193994">
      <w:bodyDiv w:val="1"/>
      <w:marLeft w:val="0"/>
      <w:marRight w:val="0"/>
      <w:marTop w:val="0"/>
      <w:marBottom w:val="0"/>
      <w:divBdr>
        <w:top w:val="none" w:sz="0" w:space="0" w:color="auto"/>
        <w:left w:val="none" w:sz="0" w:space="0" w:color="auto"/>
        <w:bottom w:val="none" w:sz="0" w:space="0" w:color="auto"/>
        <w:right w:val="none" w:sz="0" w:space="0" w:color="auto"/>
      </w:divBdr>
    </w:div>
    <w:div w:id="1529417495">
      <w:bodyDiv w:val="1"/>
      <w:marLeft w:val="0"/>
      <w:marRight w:val="0"/>
      <w:marTop w:val="0"/>
      <w:marBottom w:val="0"/>
      <w:divBdr>
        <w:top w:val="none" w:sz="0" w:space="0" w:color="auto"/>
        <w:left w:val="none" w:sz="0" w:space="0" w:color="auto"/>
        <w:bottom w:val="none" w:sz="0" w:space="0" w:color="auto"/>
        <w:right w:val="none" w:sz="0" w:space="0" w:color="auto"/>
      </w:divBdr>
    </w:div>
    <w:div w:id="1559778963">
      <w:bodyDiv w:val="1"/>
      <w:marLeft w:val="0"/>
      <w:marRight w:val="0"/>
      <w:marTop w:val="0"/>
      <w:marBottom w:val="0"/>
      <w:divBdr>
        <w:top w:val="none" w:sz="0" w:space="0" w:color="auto"/>
        <w:left w:val="none" w:sz="0" w:space="0" w:color="auto"/>
        <w:bottom w:val="none" w:sz="0" w:space="0" w:color="auto"/>
        <w:right w:val="none" w:sz="0" w:space="0" w:color="auto"/>
      </w:divBdr>
    </w:div>
    <w:div w:id="1580288849">
      <w:bodyDiv w:val="1"/>
      <w:marLeft w:val="0"/>
      <w:marRight w:val="0"/>
      <w:marTop w:val="0"/>
      <w:marBottom w:val="0"/>
      <w:divBdr>
        <w:top w:val="none" w:sz="0" w:space="0" w:color="auto"/>
        <w:left w:val="none" w:sz="0" w:space="0" w:color="auto"/>
        <w:bottom w:val="none" w:sz="0" w:space="0" w:color="auto"/>
        <w:right w:val="none" w:sz="0" w:space="0" w:color="auto"/>
      </w:divBdr>
    </w:div>
    <w:div w:id="1593011426">
      <w:bodyDiv w:val="1"/>
      <w:marLeft w:val="0"/>
      <w:marRight w:val="0"/>
      <w:marTop w:val="0"/>
      <w:marBottom w:val="0"/>
      <w:divBdr>
        <w:top w:val="none" w:sz="0" w:space="0" w:color="auto"/>
        <w:left w:val="none" w:sz="0" w:space="0" w:color="auto"/>
        <w:bottom w:val="none" w:sz="0" w:space="0" w:color="auto"/>
        <w:right w:val="none" w:sz="0" w:space="0" w:color="auto"/>
      </w:divBdr>
    </w:div>
    <w:div w:id="1614511043">
      <w:bodyDiv w:val="1"/>
      <w:marLeft w:val="0"/>
      <w:marRight w:val="0"/>
      <w:marTop w:val="0"/>
      <w:marBottom w:val="0"/>
      <w:divBdr>
        <w:top w:val="none" w:sz="0" w:space="0" w:color="auto"/>
        <w:left w:val="none" w:sz="0" w:space="0" w:color="auto"/>
        <w:bottom w:val="none" w:sz="0" w:space="0" w:color="auto"/>
        <w:right w:val="none" w:sz="0" w:space="0" w:color="auto"/>
      </w:divBdr>
    </w:div>
    <w:div w:id="1632981083">
      <w:bodyDiv w:val="1"/>
      <w:marLeft w:val="0"/>
      <w:marRight w:val="0"/>
      <w:marTop w:val="0"/>
      <w:marBottom w:val="0"/>
      <w:divBdr>
        <w:top w:val="none" w:sz="0" w:space="0" w:color="auto"/>
        <w:left w:val="none" w:sz="0" w:space="0" w:color="auto"/>
        <w:bottom w:val="none" w:sz="0" w:space="0" w:color="auto"/>
        <w:right w:val="none" w:sz="0" w:space="0" w:color="auto"/>
      </w:divBdr>
    </w:div>
    <w:div w:id="1671374027">
      <w:bodyDiv w:val="1"/>
      <w:marLeft w:val="0"/>
      <w:marRight w:val="0"/>
      <w:marTop w:val="0"/>
      <w:marBottom w:val="0"/>
      <w:divBdr>
        <w:top w:val="none" w:sz="0" w:space="0" w:color="auto"/>
        <w:left w:val="none" w:sz="0" w:space="0" w:color="auto"/>
        <w:bottom w:val="none" w:sz="0" w:space="0" w:color="auto"/>
        <w:right w:val="none" w:sz="0" w:space="0" w:color="auto"/>
      </w:divBdr>
    </w:div>
    <w:div w:id="1672030309">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725831578">
      <w:bodyDiv w:val="1"/>
      <w:marLeft w:val="0"/>
      <w:marRight w:val="0"/>
      <w:marTop w:val="0"/>
      <w:marBottom w:val="0"/>
      <w:divBdr>
        <w:top w:val="none" w:sz="0" w:space="0" w:color="auto"/>
        <w:left w:val="none" w:sz="0" w:space="0" w:color="auto"/>
        <w:bottom w:val="none" w:sz="0" w:space="0" w:color="auto"/>
        <w:right w:val="none" w:sz="0" w:space="0" w:color="auto"/>
      </w:divBdr>
    </w:div>
    <w:div w:id="1729693413">
      <w:bodyDiv w:val="1"/>
      <w:marLeft w:val="0"/>
      <w:marRight w:val="0"/>
      <w:marTop w:val="0"/>
      <w:marBottom w:val="0"/>
      <w:divBdr>
        <w:top w:val="none" w:sz="0" w:space="0" w:color="auto"/>
        <w:left w:val="none" w:sz="0" w:space="0" w:color="auto"/>
        <w:bottom w:val="none" w:sz="0" w:space="0" w:color="auto"/>
        <w:right w:val="none" w:sz="0" w:space="0" w:color="auto"/>
      </w:divBdr>
    </w:div>
    <w:div w:id="1744140083">
      <w:bodyDiv w:val="1"/>
      <w:marLeft w:val="0"/>
      <w:marRight w:val="0"/>
      <w:marTop w:val="0"/>
      <w:marBottom w:val="0"/>
      <w:divBdr>
        <w:top w:val="none" w:sz="0" w:space="0" w:color="auto"/>
        <w:left w:val="none" w:sz="0" w:space="0" w:color="auto"/>
        <w:bottom w:val="none" w:sz="0" w:space="0" w:color="auto"/>
        <w:right w:val="none" w:sz="0" w:space="0" w:color="auto"/>
      </w:divBdr>
    </w:div>
    <w:div w:id="1770468276">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793134336">
      <w:bodyDiv w:val="1"/>
      <w:marLeft w:val="0"/>
      <w:marRight w:val="0"/>
      <w:marTop w:val="0"/>
      <w:marBottom w:val="0"/>
      <w:divBdr>
        <w:top w:val="none" w:sz="0" w:space="0" w:color="auto"/>
        <w:left w:val="none" w:sz="0" w:space="0" w:color="auto"/>
        <w:bottom w:val="none" w:sz="0" w:space="0" w:color="auto"/>
        <w:right w:val="none" w:sz="0" w:space="0" w:color="auto"/>
      </w:divBdr>
    </w:div>
    <w:div w:id="1801143595">
      <w:bodyDiv w:val="1"/>
      <w:marLeft w:val="0"/>
      <w:marRight w:val="0"/>
      <w:marTop w:val="0"/>
      <w:marBottom w:val="0"/>
      <w:divBdr>
        <w:top w:val="none" w:sz="0" w:space="0" w:color="auto"/>
        <w:left w:val="none" w:sz="0" w:space="0" w:color="auto"/>
        <w:bottom w:val="none" w:sz="0" w:space="0" w:color="auto"/>
        <w:right w:val="none" w:sz="0" w:space="0" w:color="auto"/>
      </w:divBdr>
    </w:div>
    <w:div w:id="1802112914">
      <w:bodyDiv w:val="1"/>
      <w:marLeft w:val="0"/>
      <w:marRight w:val="0"/>
      <w:marTop w:val="0"/>
      <w:marBottom w:val="0"/>
      <w:divBdr>
        <w:top w:val="none" w:sz="0" w:space="0" w:color="auto"/>
        <w:left w:val="none" w:sz="0" w:space="0" w:color="auto"/>
        <w:bottom w:val="none" w:sz="0" w:space="0" w:color="auto"/>
        <w:right w:val="none" w:sz="0" w:space="0" w:color="auto"/>
      </w:divBdr>
    </w:div>
    <w:div w:id="1837650407">
      <w:bodyDiv w:val="1"/>
      <w:marLeft w:val="0"/>
      <w:marRight w:val="0"/>
      <w:marTop w:val="0"/>
      <w:marBottom w:val="0"/>
      <w:divBdr>
        <w:top w:val="none" w:sz="0" w:space="0" w:color="auto"/>
        <w:left w:val="none" w:sz="0" w:space="0" w:color="auto"/>
        <w:bottom w:val="none" w:sz="0" w:space="0" w:color="auto"/>
        <w:right w:val="none" w:sz="0" w:space="0" w:color="auto"/>
      </w:divBdr>
    </w:div>
    <w:div w:id="1841693836">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01209877">
      <w:bodyDiv w:val="1"/>
      <w:marLeft w:val="0"/>
      <w:marRight w:val="0"/>
      <w:marTop w:val="0"/>
      <w:marBottom w:val="0"/>
      <w:divBdr>
        <w:top w:val="none" w:sz="0" w:space="0" w:color="auto"/>
        <w:left w:val="none" w:sz="0" w:space="0" w:color="auto"/>
        <w:bottom w:val="none" w:sz="0" w:space="0" w:color="auto"/>
        <w:right w:val="none" w:sz="0" w:space="0" w:color="auto"/>
      </w:divBdr>
    </w:div>
    <w:div w:id="1923836117">
      <w:bodyDiv w:val="1"/>
      <w:marLeft w:val="0"/>
      <w:marRight w:val="0"/>
      <w:marTop w:val="0"/>
      <w:marBottom w:val="0"/>
      <w:divBdr>
        <w:top w:val="none" w:sz="0" w:space="0" w:color="auto"/>
        <w:left w:val="none" w:sz="0" w:space="0" w:color="auto"/>
        <w:bottom w:val="none" w:sz="0" w:space="0" w:color="auto"/>
        <w:right w:val="none" w:sz="0" w:space="0" w:color="auto"/>
      </w:divBdr>
    </w:div>
    <w:div w:id="1926257113">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2000770412">
      <w:bodyDiv w:val="1"/>
      <w:marLeft w:val="0"/>
      <w:marRight w:val="0"/>
      <w:marTop w:val="0"/>
      <w:marBottom w:val="0"/>
      <w:divBdr>
        <w:top w:val="none" w:sz="0" w:space="0" w:color="auto"/>
        <w:left w:val="none" w:sz="0" w:space="0" w:color="auto"/>
        <w:bottom w:val="none" w:sz="0" w:space="0" w:color="auto"/>
        <w:right w:val="none" w:sz="0" w:space="0" w:color="auto"/>
      </w:divBdr>
    </w:div>
    <w:div w:id="2012560381">
      <w:bodyDiv w:val="1"/>
      <w:marLeft w:val="0"/>
      <w:marRight w:val="0"/>
      <w:marTop w:val="0"/>
      <w:marBottom w:val="0"/>
      <w:divBdr>
        <w:top w:val="none" w:sz="0" w:space="0" w:color="auto"/>
        <w:left w:val="none" w:sz="0" w:space="0" w:color="auto"/>
        <w:bottom w:val="none" w:sz="0" w:space="0" w:color="auto"/>
        <w:right w:val="none" w:sz="0" w:space="0" w:color="auto"/>
      </w:divBdr>
    </w:div>
    <w:div w:id="2015301509">
      <w:bodyDiv w:val="1"/>
      <w:marLeft w:val="0"/>
      <w:marRight w:val="0"/>
      <w:marTop w:val="0"/>
      <w:marBottom w:val="0"/>
      <w:divBdr>
        <w:top w:val="none" w:sz="0" w:space="0" w:color="auto"/>
        <w:left w:val="none" w:sz="0" w:space="0" w:color="auto"/>
        <w:bottom w:val="none" w:sz="0" w:space="0" w:color="auto"/>
        <w:right w:val="none" w:sz="0" w:space="0" w:color="auto"/>
      </w:divBdr>
    </w:div>
    <w:div w:id="2027367597">
      <w:bodyDiv w:val="1"/>
      <w:marLeft w:val="0"/>
      <w:marRight w:val="0"/>
      <w:marTop w:val="0"/>
      <w:marBottom w:val="0"/>
      <w:divBdr>
        <w:top w:val="none" w:sz="0" w:space="0" w:color="auto"/>
        <w:left w:val="none" w:sz="0" w:space="0" w:color="auto"/>
        <w:bottom w:val="none" w:sz="0" w:space="0" w:color="auto"/>
        <w:right w:val="none" w:sz="0" w:space="0" w:color="auto"/>
      </w:divBdr>
    </w:div>
    <w:div w:id="2049839735">
      <w:bodyDiv w:val="1"/>
      <w:marLeft w:val="0"/>
      <w:marRight w:val="0"/>
      <w:marTop w:val="0"/>
      <w:marBottom w:val="0"/>
      <w:divBdr>
        <w:top w:val="none" w:sz="0" w:space="0" w:color="auto"/>
        <w:left w:val="none" w:sz="0" w:space="0" w:color="auto"/>
        <w:bottom w:val="none" w:sz="0" w:space="0" w:color="auto"/>
        <w:right w:val="none" w:sz="0" w:space="0" w:color="auto"/>
      </w:divBdr>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image" Target="media/image19.png"/><Relationship Id="rId21" Type="http://schemas.openxmlformats.org/officeDocument/2006/relationships/image" Target="cam-bien-sieu-am-hc-sr04-q9zv-1.jpg" TargetMode="External"/><Relationship Id="rId34" Type="http://schemas.openxmlformats.org/officeDocument/2006/relationships/image" Target="media/image15.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https://www.sparkfun.com/media/catalog/product/cache/f3020b7489dcfc4d1d147cf4dad07b7f/0/9/09190-03-L.jpg" TargetMode="External"/><Relationship Id="rId11" Type="http://schemas.openxmlformats.org/officeDocument/2006/relationships/footer" Target="footer3.xml"/><Relationship Id="rId24" Type="http://schemas.openxmlformats.org/officeDocument/2006/relationships/image" Target="media/image9.jpeg"/><Relationship Id="rId32" Type="http://schemas.openxmlformats.org/officeDocument/2006/relationships/image" Target="diagrams/dht11.png"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cam-bien-khi-gas-lpg-co-ch4-mq-2-ffm1-1.jpg" TargetMode="External"/><Relationship Id="rId31" Type="http://schemas.openxmlformats.org/officeDocument/2006/relationships/image" Target="media/image13.png"/><Relationship Id="rId44" Type="http://schemas.openxmlformats.org/officeDocument/2006/relationships/image" Target="media/image2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images%20(3).jpg" TargetMode="External"/><Relationship Id="rId30" Type="http://schemas.openxmlformats.org/officeDocument/2006/relationships/image" Target="media/image12.png"/><Relationship Id="rId35" Type="http://schemas.openxmlformats.org/officeDocument/2006/relationships/image" Target="diagrams/hc_sr04.png" TargetMode="External"/><Relationship Id="rId43" Type="http://schemas.openxmlformats.org/officeDocument/2006/relationships/image" Target="media/image23.png"/><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images%20(1).jpg" TargetMode="External"/><Relationship Id="rId25" Type="http://schemas.openxmlformats.org/officeDocument/2006/relationships/image" Target="images%20(2).jpg" TargetMode="External"/><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7.jpe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images.jpg" TargetMode="External"/><Relationship Id="rId23" Type="http://schemas.openxmlformats.org/officeDocument/2006/relationships/image" Target="file:///C:\Users\LENOVO\AppData\Local\Temp\%7b4FD3FEEC-24F4-4647-9414-D90AA4789EA2%7d.tmp" TargetMode="External"/><Relationship Id="rId28" Type="http://schemas.openxmlformats.org/officeDocument/2006/relationships/image" Target="media/image11.jpeg"/><Relationship Id="rId36" Type="http://schemas.openxmlformats.org/officeDocument/2006/relationships/image" Target="media/image16.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239271-B656-401B-87D3-871DDC46C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10426</Words>
  <Characters>59433</Characters>
  <Application>Microsoft Office Word</Application>
  <DocSecurity>0</DocSecurity>
  <Lines>495</Lines>
  <Paragraphs>139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Mẫu báo cáo đồ án tốt nghiệp</vt:lpstr>
      <vt:lpstr>Mẫu báo cáo đồ án tốt nghiệp</vt:lpstr>
    </vt:vector>
  </TitlesOfParts>
  <Company/>
  <LinksUpToDate>false</LinksUpToDate>
  <CharactersWithSpaces>69720</CharactersWithSpaces>
  <SharedDoc>false</SharedDoc>
  <HLinks>
    <vt:vector size="360" baseType="variant">
      <vt:variant>
        <vt:i4>1048633</vt:i4>
      </vt:variant>
      <vt:variant>
        <vt:i4>359</vt:i4>
      </vt:variant>
      <vt:variant>
        <vt:i4>0</vt:i4>
      </vt:variant>
      <vt:variant>
        <vt:i4>5</vt:i4>
      </vt:variant>
      <vt:variant>
        <vt:lpwstr/>
      </vt:variant>
      <vt:variant>
        <vt:lpwstr>_Toc230989349</vt:lpwstr>
      </vt:variant>
      <vt:variant>
        <vt:i4>1048633</vt:i4>
      </vt:variant>
      <vt:variant>
        <vt:i4>353</vt:i4>
      </vt:variant>
      <vt:variant>
        <vt:i4>0</vt:i4>
      </vt:variant>
      <vt:variant>
        <vt:i4>5</vt:i4>
      </vt:variant>
      <vt:variant>
        <vt:lpwstr/>
      </vt:variant>
      <vt:variant>
        <vt:lpwstr>_Toc230989348</vt:lpwstr>
      </vt:variant>
      <vt:variant>
        <vt:i4>1048633</vt:i4>
      </vt:variant>
      <vt:variant>
        <vt:i4>347</vt:i4>
      </vt:variant>
      <vt:variant>
        <vt:i4>0</vt:i4>
      </vt:variant>
      <vt:variant>
        <vt:i4>5</vt:i4>
      </vt:variant>
      <vt:variant>
        <vt:lpwstr/>
      </vt:variant>
      <vt:variant>
        <vt:lpwstr>_Toc230989347</vt:lpwstr>
      </vt:variant>
      <vt:variant>
        <vt:i4>1048633</vt:i4>
      </vt:variant>
      <vt:variant>
        <vt:i4>341</vt:i4>
      </vt:variant>
      <vt:variant>
        <vt:i4>0</vt:i4>
      </vt:variant>
      <vt:variant>
        <vt:i4>5</vt:i4>
      </vt:variant>
      <vt:variant>
        <vt:lpwstr/>
      </vt:variant>
      <vt:variant>
        <vt:lpwstr>_Toc230989346</vt:lpwstr>
      </vt:variant>
      <vt:variant>
        <vt:i4>1048633</vt:i4>
      </vt:variant>
      <vt:variant>
        <vt:i4>335</vt:i4>
      </vt:variant>
      <vt:variant>
        <vt:i4>0</vt:i4>
      </vt:variant>
      <vt:variant>
        <vt:i4>5</vt:i4>
      </vt:variant>
      <vt:variant>
        <vt:lpwstr/>
      </vt:variant>
      <vt:variant>
        <vt:lpwstr>_Toc230989345</vt:lpwstr>
      </vt:variant>
      <vt:variant>
        <vt:i4>1048633</vt:i4>
      </vt:variant>
      <vt:variant>
        <vt:i4>329</vt:i4>
      </vt:variant>
      <vt:variant>
        <vt:i4>0</vt:i4>
      </vt:variant>
      <vt:variant>
        <vt:i4>5</vt:i4>
      </vt:variant>
      <vt:variant>
        <vt:lpwstr/>
      </vt:variant>
      <vt:variant>
        <vt:lpwstr>_Toc230989344</vt:lpwstr>
      </vt:variant>
      <vt:variant>
        <vt:i4>1048633</vt:i4>
      </vt:variant>
      <vt:variant>
        <vt:i4>323</vt:i4>
      </vt:variant>
      <vt:variant>
        <vt:i4>0</vt:i4>
      </vt:variant>
      <vt:variant>
        <vt:i4>5</vt:i4>
      </vt:variant>
      <vt:variant>
        <vt:lpwstr/>
      </vt:variant>
      <vt:variant>
        <vt:lpwstr>_Toc230989343</vt:lpwstr>
      </vt:variant>
      <vt:variant>
        <vt:i4>1048633</vt:i4>
      </vt:variant>
      <vt:variant>
        <vt:i4>317</vt:i4>
      </vt:variant>
      <vt:variant>
        <vt:i4>0</vt:i4>
      </vt:variant>
      <vt:variant>
        <vt:i4>5</vt:i4>
      </vt:variant>
      <vt:variant>
        <vt:lpwstr/>
      </vt:variant>
      <vt:variant>
        <vt:lpwstr>_Toc230989342</vt:lpwstr>
      </vt:variant>
      <vt:variant>
        <vt:i4>1048633</vt:i4>
      </vt:variant>
      <vt:variant>
        <vt:i4>311</vt:i4>
      </vt:variant>
      <vt:variant>
        <vt:i4>0</vt:i4>
      </vt:variant>
      <vt:variant>
        <vt:i4>5</vt:i4>
      </vt:variant>
      <vt:variant>
        <vt:lpwstr/>
      </vt:variant>
      <vt:variant>
        <vt:lpwstr>_Toc230989341</vt:lpwstr>
      </vt:variant>
      <vt:variant>
        <vt:i4>1048633</vt:i4>
      </vt:variant>
      <vt:variant>
        <vt:i4>305</vt:i4>
      </vt:variant>
      <vt:variant>
        <vt:i4>0</vt:i4>
      </vt:variant>
      <vt:variant>
        <vt:i4>5</vt:i4>
      </vt:variant>
      <vt:variant>
        <vt:lpwstr/>
      </vt:variant>
      <vt:variant>
        <vt:lpwstr>_Toc230989340</vt:lpwstr>
      </vt:variant>
      <vt:variant>
        <vt:i4>1507385</vt:i4>
      </vt:variant>
      <vt:variant>
        <vt:i4>299</vt:i4>
      </vt:variant>
      <vt:variant>
        <vt:i4>0</vt:i4>
      </vt:variant>
      <vt:variant>
        <vt:i4>5</vt:i4>
      </vt:variant>
      <vt:variant>
        <vt:lpwstr/>
      </vt:variant>
      <vt:variant>
        <vt:lpwstr>_Toc230989339</vt:lpwstr>
      </vt:variant>
      <vt:variant>
        <vt:i4>1507385</vt:i4>
      </vt:variant>
      <vt:variant>
        <vt:i4>293</vt:i4>
      </vt:variant>
      <vt:variant>
        <vt:i4>0</vt:i4>
      </vt:variant>
      <vt:variant>
        <vt:i4>5</vt:i4>
      </vt:variant>
      <vt:variant>
        <vt:lpwstr/>
      </vt:variant>
      <vt:variant>
        <vt:lpwstr>_Toc230989338</vt:lpwstr>
      </vt:variant>
      <vt:variant>
        <vt:i4>1507385</vt:i4>
      </vt:variant>
      <vt:variant>
        <vt:i4>287</vt:i4>
      </vt:variant>
      <vt:variant>
        <vt:i4>0</vt:i4>
      </vt:variant>
      <vt:variant>
        <vt:i4>5</vt:i4>
      </vt:variant>
      <vt:variant>
        <vt:lpwstr/>
      </vt:variant>
      <vt:variant>
        <vt:lpwstr>_Toc230989337</vt:lpwstr>
      </vt:variant>
      <vt:variant>
        <vt:i4>1507385</vt:i4>
      </vt:variant>
      <vt:variant>
        <vt:i4>281</vt:i4>
      </vt:variant>
      <vt:variant>
        <vt:i4>0</vt:i4>
      </vt:variant>
      <vt:variant>
        <vt:i4>5</vt:i4>
      </vt:variant>
      <vt:variant>
        <vt:lpwstr/>
      </vt:variant>
      <vt:variant>
        <vt:lpwstr>_Toc230989336</vt:lpwstr>
      </vt:variant>
      <vt:variant>
        <vt:i4>1507385</vt:i4>
      </vt:variant>
      <vt:variant>
        <vt:i4>275</vt:i4>
      </vt:variant>
      <vt:variant>
        <vt:i4>0</vt:i4>
      </vt:variant>
      <vt:variant>
        <vt:i4>5</vt:i4>
      </vt:variant>
      <vt:variant>
        <vt:lpwstr/>
      </vt:variant>
      <vt:variant>
        <vt:lpwstr>_Toc230989335</vt:lpwstr>
      </vt:variant>
      <vt:variant>
        <vt:i4>1507385</vt:i4>
      </vt:variant>
      <vt:variant>
        <vt:i4>269</vt:i4>
      </vt:variant>
      <vt:variant>
        <vt:i4>0</vt:i4>
      </vt:variant>
      <vt:variant>
        <vt:i4>5</vt:i4>
      </vt:variant>
      <vt:variant>
        <vt:lpwstr/>
      </vt:variant>
      <vt:variant>
        <vt:lpwstr>_Toc230989334</vt:lpwstr>
      </vt:variant>
      <vt:variant>
        <vt:i4>1900595</vt:i4>
      </vt:variant>
      <vt:variant>
        <vt:i4>260</vt:i4>
      </vt:variant>
      <vt:variant>
        <vt:i4>0</vt:i4>
      </vt:variant>
      <vt:variant>
        <vt:i4>5</vt:i4>
      </vt:variant>
      <vt:variant>
        <vt:lpwstr/>
      </vt:variant>
      <vt:variant>
        <vt:lpwstr>_Toc230994845</vt:lpwstr>
      </vt:variant>
      <vt:variant>
        <vt:i4>1900595</vt:i4>
      </vt:variant>
      <vt:variant>
        <vt:i4>254</vt:i4>
      </vt:variant>
      <vt:variant>
        <vt:i4>0</vt:i4>
      </vt:variant>
      <vt:variant>
        <vt:i4>5</vt:i4>
      </vt:variant>
      <vt:variant>
        <vt:lpwstr/>
      </vt:variant>
      <vt:variant>
        <vt:lpwstr>_Toc230994844</vt:lpwstr>
      </vt:variant>
      <vt:variant>
        <vt:i4>1900595</vt:i4>
      </vt:variant>
      <vt:variant>
        <vt:i4>248</vt:i4>
      </vt:variant>
      <vt:variant>
        <vt:i4>0</vt:i4>
      </vt:variant>
      <vt:variant>
        <vt:i4>5</vt:i4>
      </vt:variant>
      <vt:variant>
        <vt:lpwstr/>
      </vt:variant>
      <vt:variant>
        <vt:lpwstr>_Toc230994843</vt:lpwstr>
      </vt:variant>
      <vt:variant>
        <vt:i4>1900595</vt:i4>
      </vt:variant>
      <vt:variant>
        <vt:i4>242</vt:i4>
      </vt:variant>
      <vt:variant>
        <vt:i4>0</vt:i4>
      </vt:variant>
      <vt:variant>
        <vt:i4>5</vt:i4>
      </vt:variant>
      <vt:variant>
        <vt:lpwstr/>
      </vt:variant>
      <vt:variant>
        <vt:lpwstr>_Toc230994842</vt:lpwstr>
      </vt:variant>
      <vt:variant>
        <vt:i4>1900595</vt:i4>
      </vt:variant>
      <vt:variant>
        <vt:i4>236</vt:i4>
      </vt:variant>
      <vt:variant>
        <vt:i4>0</vt:i4>
      </vt:variant>
      <vt:variant>
        <vt:i4>5</vt:i4>
      </vt:variant>
      <vt:variant>
        <vt:lpwstr/>
      </vt:variant>
      <vt:variant>
        <vt:lpwstr>_Toc230994841</vt:lpwstr>
      </vt:variant>
      <vt:variant>
        <vt:i4>1900595</vt:i4>
      </vt:variant>
      <vt:variant>
        <vt:i4>230</vt:i4>
      </vt:variant>
      <vt:variant>
        <vt:i4>0</vt:i4>
      </vt:variant>
      <vt:variant>
        <vt:i4>5</vt:i4>
      </vt:variant>
      <vt:variant>
        <vt:lpwstr/>
      </vt:variant>
      <vt:variant>
        <vt:lpwstr>_Toc230994840</vt:lpwstr>
      </vt:variant>
      <vt:variant>
        <vt:i4>1703987</vt:i4>
      </vt:variant>
      <vt:variant>
        <vt:i4>224</vt:i4>
      </vt:variant>
      <vt:variant>
        <vt:i4>0</vt:i4>
      </vt:variant>
      <vt:variant>
        <vt:i4>5</vt:i4>
      </vt:variant>
      <vt:variant>
        <vt:lpwstr/>
      </vt:variant>
      <vt:variant>
        <vt:lpwstr>_Toc230994839</vt:lpwstr>
      </vt:variant>
      <vt:variant>
        <vt:i4>1703987</vt:i4>
      </vt:variant>
      <vt:variant>
        <vt:i4>218</vt:i4>
      </vt:variant>
      <vt:variant>
        <vt:i4>0</vt:i4>
      </vt:variant>
      <vt:variant>
        <vt:i4>5</vt:i4>
      </vt:variant>
      <vt:variant>
        <vt:lpwstr/>
      </vt:variant>
      <vt:variant>
        <vt:lpwstr>_Toc230994838</vt:lpwstr>
      </vt:variant>
      <vt:variant>
        <vt:i4>1703987</vt:i4>
      </vt:variant>
      <vt:variant>
        <vt:i4>212</vt:i4>
      </vt:variant>
      <vt:variant>
        <vt:i4>0</vt:i4>
      </vt:variant>
      <vt:variant>
        <vt:i4>5</vt:i4>
      </vt:variant>
      <vt:variant>
        <vt:lpwstr/>
      </vt:variant>
      <vt:variant>
        <vt:lpwstr>_Toc230994837</vt:lpwstr>
      </vt:variant>
      <vt:variant>
        <vt:i4>1703987</vt:i4>
      </vt:variant>
      <vt:variant>
        <vt:i4>206</vt:i4>
      </vt:variant>
      <vt:variant>
        <vt:i4>0</vt:i4>
      </vt:variant>
      <vt:variant>
        <vt:i4>5</vt:i4>
      </vt:variant>
      <vt:variant>
        <vt:lpwstr/>
      </vt:variant>
      <vt:variant>
        <vt:lpwstr>_Toc230994836</vt:lpwstr>
      </vt:variant>
      <vt:variant>
        <vt:i4>1703987</vt:i4>
      </vt:variant>
      <vt:variant>
        <vt:i4>200</vt:i4>
      </vt:variant>
      <vt:variant>
        <vt:i4>0</vt:i4>
      </vt:variant>
      <vt:variant>
        <vt:i4>5</vt:i4>
      </vt:variant>
      <vt:variant>
        <vt:lpwstr/>
      </vt:variant>
      <vt:variant>
        <vt:lpwstr>_Toc230994835</vt:lpwstr>
      </vt:variant>
      <vt:variant>
        <vt:i4>1703987</vt:i4>
      </vt:variant>
      <vt:variant>
        <vt:i4>194</vt:i4>
      </vt:variant>
      <vt:variant>
        <vt:i4>0</vt:i4>
      </vt:variant>
      <vt:variant>
        <vt:i4>5</vt:i4>
      </vt:variant>
      <vt:variant>
        <vt:lpwstr/>
      </vt:variant>
      <vt:variant>
        <vt:lpwstr>_Toc230994834</vt:lpwstr>
      </vt:variant>
      <vt:variant>
        <vt:i4>1703987</vt:i4>
      </vt:variant>
      <vt:variant>
        <vt:i4>188</vt:i4>
      </vt:variant>
      <vt:variant>
        <vt:i4>0</vt:i4>
      </vt:variant>
      <vt:variant>
        <vt:i4>5</vt:i4>
      </vt:variant>
      <vt:variant>
        <vt:lpwstr/>
      </vt:variant>
      <vt:variant>
        <vt:lpwstr>_Toc230994833</vt:lpwstr>
      </vt:variant>
      <vt:variant>
        <vt:i4>1703987</vt:i4>
      </vt:variant>
      <vt:variant>
        <vt:i4>182</vt:i4>
      </vt:variant>
      <vt:variant>
        <vt:i4>0</vt:i4>
      </vt:variant>
      <vt:variant>
        <vt:i4>5</vt:i4>
      </vt:variant>
      <vt:variant>
        <vt:lpwstr/>
      </vt:variant>
      <vt:variant>
        <vt:lpwstr>_Toc230994832</vt:lpwstr>
      </vt:variant>
      <vt:variant>
        <vt:i4>1703987</vt:i4>
      </vt:variant>
      <vt:variant>
        <vt:i4>176</vt:i4>
      </vt:variant>
      <vt:variant>
        <vt:i4>0</vt:i4>
      </vt:variant>
      <vt:variant>
        <vt:i4>5</vt:i4>
      </vt:variant>
      <vt:variant>
        <vt:lpwstr/>
      </vt:variant>
      <vt:variant>
        <vt:lpwstr>_Toc230994831</vt:lpwstr>
      </vt:variant>
      <vt:variant>
        <vt:i4>1703987</vt:i4>
      </vt:variant>
      <vt:variant>
        <vt:i4>170</vt:i4>
      </vt:variant>
      <vt:variant>
        <vt:i4>0</vt:i4>
      </vt:variant>
      <vt:variant>
        <vt:i4>5</vt:i4>
      </vt:variant>
      <vt:variant>
        <vt:lpwstr/>
      </vt:variant>
      <vt:variant>
        <vt:lpwstr>_Toc230994830</vt:lpwstr>
      </vt:variant>
      <vt:variant>
        <vt:i4>1769523</vt:i4>
      </vt:variant>
      <vt:variant>
        <vt:i4>164</vt:i4>
      </vt:variant>
      <vt:variant>
        <vt:i4>0</vt:i4>
      </vt:variant>
      <vt:variant>
        <vt:i4>5</vt:i4>
      </vt:variant>
      <vt:variant>
        <vt:lpwstr/>
      </vt:variant>
      <vt:variant>
        <vt:lpwstr>_Toc230994829</vt:lpwstr>
      </vt:variant>
      <vt:variant>
        <vt:i4>1769523</vt:i4>
      </vt:variant>
      <vt:variant>
        <vt:i4>158</vt:i4>
      </vt:variant>
      <vt:variant>
        <vt:i4>0</vt:i4>
      </vt:variant>
      <vt:variant>
        <vt:i4>5</vt:i4>
      </vt:variant>
      <vt:variant>
        <vt:lpwstr/>
      </vt:variant>
      <vt:variant>
        <vt:lpwstr>_Toc230994828</vt:lpwstr>
      </vt:variant>
      <vt:variant>
        <vt:i4>1769523</vt:i4>
      </vt:variant>
      <vt:variant>
        <vt:i4>152</vt:i4>
      </vt:variant>
      <vt:variant>
        <vt:i4>0</vt:i4>
      </vt:variant>
      <vt:variant>
        <vt:i4>5</vt:i4>
      </vt:variant>
      <vt:variant>
        <vt:lpwstr/>
      </vt:variant>
      <vt:variant>
        <vt:lpwstr>_Toc230994827</vt:lpwstr>
      </vt:variant>
      <vt:variant>
        <vt:i4>1769523</vt:i4>
      </vt:variant>
      <vt:variant>
        <vt:i4>146</vt:i4>
      </vt:variant>
      <vt:variant>
        <vt:i4>0</vt:i4>
      </vt:variant>
      <vt:variant>
        <vt:i4>5</vt:i4>
      </vt:variant>
      <vt:variant>
        <vt:lpwstr/>
      </vt:variant>
      <vt:variant>
        <vt:lpwstr>_Toc230994826</vt:lpwstr>
      </vt:variant>
      <vt:variant>
        <vt:i4>1769523</vt:i4>
      </vt:variant>
      <vt:variant>
        <vt:i4>140</vt:i4>
      </vt:variant>
      <vt:variant>
        <vt:i4>0</vt:i4>
      </vt:variant>
      <vt:variant>
        <vt:i4>5</vt:i4>
      </vt:variant>
      <vt:variant>
        <vt:lpwstr/>
      </vt:variant>
      <vt:variant>
        <vt:lpwstr>_Toc230994825</vt:lpwstr>
      </vt:variant>
      <vt:variant>
        <vt:i4>1769523</vt:i4>
      </vt:variant>
      <vt:variant>
        <vt:i4>134</vt:i4>
      </vt:variant>
      <vt:variant>
        <vt:i4>0</vt:i4>
      </vt:variant>
      <vt:variant>
        <vt:i4>5</vt:i4>
      </vt:variant>
      <vt:variant>
        <vt:lpwstr/>
      </vt:variant>
      <vt:variant>
        <vt:lpwstr>_Toc230994824</vt:lpwstr>
      </vt:variant>
      <vt:variant>
        <vt:i4>1769523</vt:i4>
      </vt:variant>
      <vt:variant>
        <vt:i4>128</vt:i4>
      </vt:variant>
      <vt:variant>
        <vt:i4>0</vt:i4>
      </vt:variant>
      <vt:variant>
        <vt:i4>5</vt:i4>
      </vt:variant>
      <vt:variant>
        <vt:lpwstr/>
      </vt:variant>
      <vt:variant>
        <vt:lpwstr>_Toc230994823</vt:lpwstr>
      </vt:variant>
      <vt:variant>
        <vt:i4>1769523</vt:i4>
      </vt:variant>
      <vt:variant>
        <vt:i4>122</vt:i4>
      </vt:variant>
      <vt:variant>
        <vt:i4>0</vt:i4>
      </vt:variant>
      <vt:variant>
        <vt:i4>5</vt:i4>
      </vt:variant>
      <vt:variant>
        <vt:lpwstr/>
      </vt:variant>
      <vt:variant>
        <vt:lpwstr>_Toc230994822</vt:lpwstr>
      </vt:variant>
      <vt:variant>
        <vt:i4>1769523</vt:i4>
      </vt:variant>
      <vt:variant>
        <vt:i4>116</vt:i4>
      </vt:variant>
      <vt:variant>
        <vt:i4>0</vt:i4>
      </vt:variant>
      <vt:variant>
        <vt:i4>5</vt:i4>
      </vt:variant>
      <vt:variant>
        <vt:lpwstr/>
      </vt:variant>
      <vt:variant>
        <vt:lpwstr>_Toc230994821</vt:lpwstr>
      </vt:variant>
      <vt:variant>
        <vt:i4>1769523</vt:i4>
      </vt:variant>
      <vt:variant>
        <vt:i4>110</vt:i4>
      </vt:variant>
      <vt:variant>
        <vt:i4>0</vt:i4>
      </vt:variant>
      <vt:variant>
        <vt:i4>5</vt:i4>
      </vt:variant>
      <vt:variant>
        <vt:lpwstr/>
      </vt:variant>
      <vt:variant>
        <vt:lpwstr>_Toc230994820</vt:lpwstr>
      </vt:variant>
      <vt:variant>
        <vt:i4>1572915</vt:i4>
      </vt:variant>
      <vt:variant>
        <vt:i4>104</vt:i4>
      </vt:variant>
      <vt:variant>
        <vt:i4>0</vt:i4>
      </vt:variant>
      <vt:variant>
        <vt:i4>5</vt:i4>
      </vt:variant>
      <vt:variant>
        <vt:lpwstr/>
      </vt:variant>
      <vt:variant>
        <vt:lpwstr>_Toc230994819</vt:lpwstr>
      </vt:variant>
      <vt:variant>
        <vt:i4>1572915</vt:i4>
      </vt:variant>
      <vt:variant>
        <vt:i4>98</vt:i4>
      </vt:variant>
      <vt:variant>
        <vt:i4>0</vt:i4>
      </vt:variant>
      <vt:variant>
        <vt:i4>5</vt:i4>
      </vt:variant>
      <vt:variant>
        <vt:lpwstr/>
      </vt:variant>
      <vt:variant>
        <vt:lpwstr>_Toc230994818</vt:lpwstr>
      </vt:variant>
      <vt:variant>
        <vt:i4>1572915</vt:i4>
      </vt:variant>
      <vt:variant>
        <vt:i4>92</vt:i4>
      </vt:variant>
      <vt:variant>
        <vt:i4>0</vt:i4>
      </vt:variant>
      <vt:variant>
        <vt:i4>5</vt:i4>
      </vt:variant>
      <vt:variant>
        <vt:lpwstr/>
      </vt:variant>
      <vt:variant>
        <vt:lpwstr>_Toc230994817</vt:lpwstr>
      </vt:variant>
      <vt:variant>
        <vt:i4>1572915</vt:i4>
      </vt:variant>
      <vt:variant>
        <vt:i4>86</vt:i4>
      </vt:variant>
      <vt:variant>
        <vt:i4>0</vt:i4>
      </vt:variant>
      <vt:variant>
        <vt:i4>5</vt:i4>
      </vt:variant>
      <vt:variant>
        <vt:lpwstr/>
      </vt:variant>
      <vt:variant>
        <vt:lpwstr>_Toc230994816</vt:lpwstr>
      </vt:variant>
      <vt:variant>
        <vt:i4>1572915</vt:i4>
      </vt:variant>
      <vt:variant>
        <vt:i4>80</vt:i4>
      </vt:variant>
      <vt:variant>
        <vt:i4>0</vt:i4>
      </vt:variant>
      <vt:variant>
        <vt:i4>5</vt:i4>
      </vt:variant>
      <vt:variant>
        <vt:lpwstr/>
      </vt:variant>
      <vt:variant>
        <vt:lpwstr>_Toc230994815</vt:lpwstr>
      </vt:variant>
      <vt:variant>
        <vt:i4>1572915</vt:i4>
      </vt:variant>
      <vt:variant>
        <vt:i4>74</vt:i4>
      </vt:variant>
      <vt:variant>
        <vt:i4>0</vt:i4>
      </vt:variant>
      <vt:variant>
        <vt:i4>5</vt:i4>
      </vt:variant>
      <vt:variant>
        <vt:lpwstr/>
      </vt:variant>
      <vt:variant>
        <vt:lpwstr>_Toc230994814</vt:lpwstr>
      </vt:variant>
      <vt:variant>
        <vt:i4>1572915</vt:i4>
      </vt:variant>
      <vt:variant>
        <vt:i4>68</vt:i4>
      </vt:variant>
      <vt:variant>
        <vt:i4>0</vt:i4>
      </vt:variant>
      <vt:variant>
        <vt:i4>5</vt:i4>
      </vt:variant>
      <vt:variant>
        <vt:lpwstr/>
      </vt:variant>
      <vt:variant>
        <vt:lpwstr>_Toc230994813</vt:lpwstr>
      </vt:variant>
      <vt:variant>
        <vt:i4>1572915</vt:i4>
      </vt:variant>
      <vt:variant>
        <vt:i4>62</vt:i4>
      </vt:variant>
      <vt:variant>
        <vt:i4>0</vt:i4>
      </vt:variant>
      <vt:variant>
        <vt:i4>5</vt:i4>
      </vt:variant>
      <vt:variant>
        <vt:lpwstr/>
      </vt:variant>
      <vt:variant>
        <vt:lpwstr>_Toc230994812</vt:lpwstr>
      </vt:variant>
      <vt:variant>
        <vt:i4>1572915</vt:i4>
      </vt:variant>
      <vt:variant>
        <vt:i4>56</vt:i4>
      </vt:variant>
      <vt:variant>
        <vt:i4>0</vt:i4>
      </vt:variant>
      <vt:variant>
        <vt:i4>5</vt:i4>
      </vt:variant>
      <vt:variant>
        <vt:lpwstr/>
      </vt:variant>
      <vt:variant>
        <vt:lpwstr>_Toc230994811</vt:lpwstr>
      </vt:variant>
      <vt:variant>
        <vt:i4>1572915</vt:i4>
      </vt:variant>
      <vt:variant>
        <vt:i4>50</vt:i4>
      </vt:variant>
      <vt:variant>
        <vt:i4>0</vt:i4>
      </vt:variant>
      <vt:variant>
        <vt:i4>5</vt:i4>
      </vt:variant>
      <vt:variant>
        <vt:lpwstr/>
      </vt:variant>
      <vt:variant>
        <vt:lpwstr>_Toc230994810</vt:lpwstr>
      </vt:variant>
      <vt:variant>
        <vt:i4>1638451</vt:i4>
      </vt:variant>
      <vt:variant>
        <vt:i4>44</vt:i4>
      </vt:variant>
      <vt:variant>
        <vt:i4>0</vt:i4>
      </vt:variant>
      <vt:variant>
        <vt:i4>5</vt:i4>
      </vt:variant>
      <vt:variant>
        <vt:lpwstr/>
      </vt:variant>
      <vt:variant>
        <vt:lpwstr>_Toc230994809</vt:lpwstr>
      </vt:variant>
      <vt:variant>
        <vt:i4>1638451</vt:i4>
      </vt:variant>
      <vt:variant>
        <vt:i4>38</vt:i4>
      </vt:variant>
      <vt:variant>
        <vt:i4>0</vt:i4>
      </vt:variant>
      <vt:variant>
        <vt:i4>5</vt:i4>
      </vt:variant>
      <vt:variant>
        <vt:lpwstr/>
      </vt:variant>
      <vt:variant>
        <vt:lpwstr>_Toc230994808</vt:lpwstr>
      </vt:variant>
      <vt:variant>
        <vt:i4>1638451</vt:i4>
      </vt:variant>
      <vt:variant>
        <vt:i4>32</vt:i4>
      </vt:variant>
      <vt:variant>
        <vt:i4>0</vt:i4>
      </vt:variant>
      <vt:variant>
        <vt:i4>5</vt:i4>
      </vt:variant>
      <vt:variant>
        <vt:lpwstr/>
      </vt:variant>
      <vt:variant>
        <vt:lpwstr>_Toc230994807</vt:lpwstr>
      </vt:variant>
      <vt:variant>
        <vt:i4>1638451</vt:i4>
      </vt:variant>
      <vt:variant>
        <vt:i4>26</vt:i4>
      </vt:variant>
      <vt:variant>
        <vt:i4>0</vt:i4>
      </vt:variant>
      <vt:variant>
        <vt:i4>5</vt:i4>
      </vt:variant>
      <vt:variant>
        <vt:lpwstr/>
      </vt:variant>
      <vt:variant>
        <vt:lpwstr>_Toc230994806</vt:lpwstr>
      </vt:variant>
      <vt:variant>
        <vt:i4>1638451</vt:i4>
      </vt:variant>
      <vt:variant>
        <vt:i4>20</vt:i4>
      </vt:variant>
      <vt:variant>
        <vt:i4>0</vt:i4>
      </vt:variant>
      <vt:variant>
        <vt:i4>5</vt:i4>
      </vt:variant>
      <vt:variant>
        <vt:lpwstr/>
      </vt:variant>
      <vt:variant>
        <vt:lpwstr>_Toc230994805</vt:lpwstr>
      </vt:variant>
      <vt:variant>
        <vt:i4>1638451</vt:i4>
      </vt:variant>
      <vt:variant>
        <vt:i4>14</vt:i4>
      </vt:variant>
      <vt:variant>
        <vt:i4>0</vt:i4>
      </vt:variant>
      <vt:variant>
        <vt:i4>5</vt:i4>
      </vt:variant>
      <vt:variant>
        <vt:lpwstr/>
      </vt:variant>
      <vt:variant>
        <vt:lpwstr>_Toc230994804</vt:lpwstr>
      </vt:variant>
      <vt:variant>
        <vt:i4>1638451</vt:i4>
      </vt:variant>
      <vt:variant>
        <vt:i4>8</vt:i4>
      </vt:variant>
      <vt:variant>
        <vt:i4>0</vt:i4>
      </vt:variant>
      <vt:variant>
        <vt:i4>5</vt:i4>
      </vt:variant>
      <vt:variant>
        <vt:lpwstr/>
      </vt:variant>
      <vt:variant>
        <vt:lpwstr>_Toc230994803</vt:lpwstr>
      </vt:variant>
      <vt:variant>
        <vt:i4>1638451</vt:i4>
      </vt:variant>
      <vt:variant>
        <vt:i4>2</vt:i4>
      </vt:variant>
      <vt:variant>
        <vt:i4>0</vt:i4>
      </vt:variant>
      <vt:variant>
        <vt:i4>5</vt:i4>
      </vt:variant>
      <vt:variant>
        <vt:lpwstr/>
      </vt:variant>
      <vt:variant>
        <vt:lpwstr>_Toc230994802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Võ Trung Hùng</dc:creator>
  <cp:keywords/>
  <cp:lastModifiedBy>tri phan</cp:lastModifiedBy>
  <cp:revision>2</cp:revision>
  <cp:lastPrinted>2014-06-10T14:31:00Z</cp:lastPrinted>
  <dcterms:created xsi:type="dcterms:W3CDTF">2026-06-09T07:09:00Z</dcterms:created>
  <dcterms:modified xsi:type="dcterms:W3CDTF">2026-06-09T07:09:00Z</dcterms:modified>
</cp:coreProperties>
</file>